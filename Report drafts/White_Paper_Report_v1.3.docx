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17D39" w14:textId="77777777" w:rsidR="004555E4" w:rsidRDefault="00680EE6">
      <w:pPr>
        <w:spacing w:after="0" w:line="240" w:lineRule="auto"/>
        <w:rPr>
          <w:rFonts w:ascii="Times New Roman" w:eastAsia="Times New Roman" w:hAnsi="Times New Roman" w:cs="Times New Roman"/>
          <w:color w:val="auto"/>
          <w:sz w:val="24"/>
          <w:szCs w:val="24"/>
          <w14:textFill>
            <w14:solidFill>
              <w14:srgbClr w14:val="000000">
                <w14:lumMod w14:val="75000"/>
                <w14:lumOff w14:val="25000"/>
              </w14:srgbClr>
            </w14:solidFill>
          </w14:textFill>
        </w:rPr>
      </w:pPr>
      <w:r>
        <w:rPr>
          <w:rFonts w:ascii="Times New Roman" w:eastAsia="Times New Roman" w:hAnsi="Times New Roman" w:cs="Times New Roman"/>
          <w:color w:val="auto"/>
          <w:sz w:val="24"/>
          <w:szCs w:val="24"/>
          <w14:textFill>
            <w14:solidFill>
              <w14:srgbClr w14:val="000000">
                <w14:lumMod w14:val="75000"/>
                <w14:lumOff w14:val="25000"/>
              </w14:srgbClr>
            </w14:solidFill>
          </w14:textFill>
        </w:rPr>
        <w:fldChar w:fldCharType="begin"/>
      </w:r>
      <w:r>
        <w:rPr>
          <w:rFonts w:ascii="Times New Roman" w:eastAsia="Times New Roman" w:hAnsi="Times New Roman" w:cs="Times New Roman"/>
          <w:color w:val="auto"/>
          <w:sz w:val="24"/>
          <w:szCs w:val="24"/>
          <w14:textFill>
            <w14:solidFill>
              <w14:srgbClr w14:val="000000">
                <w14:lumMod w14:val="75000"/>
                <w14:lumOff w14:val="25000"/>
              </w14:srgbClr>
            </w14:solidFill>
          </w14:textFill>
        </w:rPr>
        <w:instrText xml:space="preserve"> INCLUDEPICTURE "https://images.unsplash.com/photo-1531297484001-80022131f5a1?ixid=MnwxMjA3fDB8MHxwaG90by1wYWdlfHx8fGVufDB8fHx8&amp;ixlib=rb-1.2.1&amp;auto=format&amp;fit=crop&amp;w=1000&amp;q=80" \* MERGEFORMATINET </w:instrText>
      </w:r>
      <w:r>
        <w:rPr>
          <w:rFonts w:ascii="Times New Roman" w:eastAsia="Times New Roman" w:hAnsi="Times New Roman" w:cs="Times New Roman"/>
          <w:color w:val="auto"/>
          <w:sz w:val="24"/>
          <w:szCs w:val="24"/>
          <w14:textFill>
            <w14:solidFill>
              <w14:srgbClr w14:val="000000">
                <w14:lumMod w14:val="75000"/>
                <w14:lumOff w14:val="25000"/>
              </w14:srgbClr>
            </w14:solidFill>
          </w14:textFill>
        </w:rPr>
        <w:fldChar w:fldCharType="separate"/>
      </w:r>
      <w:r>
        <w:rPr>
          <w:rFonts w:ascii="Times New Roman" w:eastAsia="Times New Roman" w:hAnsi="Times New Roman" w:cs="Times New Roman"/>
          <w:color w:val="auto"/>
          <w:sz w:val="24"/>
          <w:szCs w:val="24"/>
          <w14:textFill>
            <w14:solidFill>
              <w14:srgbClr w14:val="000000">
                <w14:lumMod w14:val="75000"/>
                <w14:lumOff w14:val="25000"/>
              </w14:srgbClr>
            </w14:solidFill>
          </w14:textFill>
        </w:rPr>
        <w:fldChar w:fldCharType="end"/>
      </w:r>
    </w:p>
    <w:p w14:paraId="0D1DBB1E" w14:textId="77777777" w:rsidR="004555E4" w:rsidRDefault="00680EE6">
      <w:pPr>
        <w:rPr>
          <w:color w:val="404040" w:themeColor="text1" w:themeTint="BF"/>
        </w:rPr>
      </w:pPr>
      <w:r>
        <w:rPr>
          <w:noProof/>
          <w:color w:val="404040" w:themeColor="text1" w:themeTint="BF"/>
        </w:rPr>
        <mc:AlternateContent>
          <mc:Choice Requires="wps">
            <w:drawing>
              <wp:anchor distT="0" distB="0" distL="114300" distR="114300" simplePos="0" relativeHeight="251664384" behindDoc="1" locked="0" layoutInCell="1" allowOverlap="1" wp14:anchorId="725485D4" wp14:editId="2F9EFDCB">
                <wp:simplePos x="0" y="0"/>
                <wp:positionH relativeFrom="column">
                  <wp:posOffset>-220345</wp:posOffset>
                </wp:positionH>
                <wp:positionV relativeFrom="paragraph">
                  <wp:posOffset>-2980690</wp:posOffset>
                </wp:positionV>
                <wp:extent cx="9639935" cy="5632450"/>
                <wp:effectExtent l="749300" t="1816100" r="761365" b="1822450"/>
                <wp:wrapNone/>
                <wp:docPr id="6" name="Rectangle 6"/>
                <wp:cNvGraphicFramePr/>
                <a:graphic xmlns:a="http://schemas.openxmlformats.org/drawingml/2006/main">
                  <a:graphicData uri="http://schemas.microsoft.com/office/word/2010/wordprocessingShape">
                    <wps:wsp>
                      <wps:cNvSpPr/>
                      <wps:spPr>
                        <a:xfrm rot="20063834">
                          <a:off x="0" y="0"/>
                          <a:ext cx="9639962" cy="5632749"/>
                        </a:xfrm>
                        <a:prstGeom prst="rect">
                          <a:avLst/>
                        </a:prstGeom>
                        <a:noFill/>
                        <a:ln w="15875">
                          <a:solidFill>
                            <a:srgbClr val="F8A20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6" o:spid="_x0000_s1026" o:spt="1" style="position:absolute;left:0pt;margin-left:-17.35pt;margin-top:-234.7pt;height:443.5pt;width:759.05pt;rotation:-1677903f;z-index:-251652096;v-text-anchor:middle;mso-width-relative:page;mso-height-relative:page;" filled="f" stroked="t" coordsize="21600,21600" o:gfxdata="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3dcK63AAAAA0BAAAPAAAAAAAAAAEAIAAAACIAAABkcnMvZG93bnJldi54bWxQSwECFAAU&#10;AAAACACHTuJAjbz6xF8CAADHBAAADgAAAAAAAAABACAAAAArAQAAZHJzL2Uyb0RvYy54bWxQSwUG&#10;AAAAAAYABgBZAQAA/AUAAAAA&#10;">
                <v:fill on="f" focussize="0,0"/>
                <v:stroke weight="1.25pt" color="#F8A208 [3204]" joinstyle="round"/>
                <v:imagedata o:title=""/>
                <o:lock v:ext="edit" aspectratio="f"/>
              </v:rect>
            </w:pict>
          </mc:Fallback>
        </mc:AlternateContent>
      </w:r>
      <w:r>
        <w:rPr>
          <w:color w:val="404040" w:themeColor="text1" w:themeTint="BF"/>
        </w:rPr>
        <w:t xml:space="preserve"> </w:t>
      </w:r>
      <w:r>
        <w:rPr>
          <w:noProof/>
          <w:color w:val="404040" w:themeColor="text1" w:themeTint="BF"/>
        </w:rPr>
        <mc:AlternateContent>
          <mc:Choice Requires="wps">
            <w:drawing>
              <wp:anchor distT="0" distB="0" distL="114300" distR="114300" simplePos="0" relativeHeight="251661312" behindDoc="1" locked="0" layoutInCell="1" allowOverlap="1" wp14:anchorId="017B1E41" wp14:editId="6B445E5B">
                <wp:simplePos x="0" y="0"/>
                <wp:positionH relativeFrom="column">
                  <wp:posOffset>-137160</wp:posOffset>
                </wp:positionH>
                <wp:positionV relativeFrom="paragraph">
                  <wp:posOffset>-2959100</wp:posOffset>
                </wp:positionV>
                <wp:extent cx="9352280" cy="5520055"/>
                <wp:effectExtent l="704850" t="1752600" r="744855" b="1757680"/>
                <wp:wrapNone/>
                <wp:docPr id="5" name="Rectangle 5"/>
                <wp:cNvGraphicFramePr/>
                <a:graphic xmlns:a="http://schemas.openxmlformats.org/drawingml/2006/main">
                  <a:graphicData uri="http://schemas.microsoft.com/office/word/2010/wordprocessingShape">
                    <wps:wsp>
                      <wps:cNvSpPr/>
                      <wps:spPr>
                        <a:xfrm rot="20063834">
                          <a:off x="0" y="0"/>
                          <a:ext cx="9351975" cy="5519857"/>
                        </a:xfrm>
                        <a:prstGeom prst="rect">
                          <a:avLst/>
                        </a:prstGeom>
                        <a:blipFill dpi="0" rotWithShape="1">
                          <a:blip r:embed="rId10">
                            <a:extLst>
                              <a:ext uri="{28A0092B-C50C-407E-A947-70E740481C1C}">
                                <a14:useLocalDpi xmlns:a14="http://schemas.microsoft.com/office/drawing/2010/main" val="0"/>
                              </a:ext>
                            </a:extLst>
                          </a:blip>
                          <a:srcRect/>
                          <a:stretch>
                            <a:fillRect t="-6254" b="-625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5" o:spid="_x0000_s1026" o:spt="1" style="position:absolute;left:0pt;margin-left:-10.8pt;margin-top:-233pt;height:434.65pt;width:736.4pt;rotation:-1677903f;z-index:-251655168;v-text-anchor:middle;mso-width-relative:page;mso-height-relative:page;" filled="t" stroked="f" coordsize="21600,21600" o:gfxdata="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">
                <v:fill type="frame" on="t" focussize="0,0" recolor="t" rotate="t" r:id="rId11"/>
                <v:stroke on="f" weight="2pt"/>
                <v:imagedata o:title=""/>
                <o:lock v:ext="edit" aspectratio="f"/>
              </v:rect>
            </w:pict>
          </mc:Fallback>
        </mc:AlternateContent>
      </w:r>
    </w:p>
    <w:p w14:paraId="48A02558" w14:textId="77777777" w:rsidR="004555E4" w:rsidRDefault="004555E4">
      <w:pPr>
        <w:rPr>
          <w:color w:val="404040" w:themeColor="text1" w:themeTint="BF"/>
        </w:rPr>
      </w:pPr>
    </w:p>
    <w:p w14:paraId="42C58AB1" w14:textId="77777777" w:rsidR="004555E4" w:rsidRDefault="004555E4">
      <w:pPr>
        <w:rPr>
          <w:color w:val="404040" w:themeColor="text1" w:themeTint="BF"/>
        </w:rPr>
      </w:pPr>
    </w:p>
    <w:p w14:paraId="2F668D75" w14:textId="77777777" w:rsidR="004555E4" w:rsidRDefault="004555E4">
      <w:pPr>
        <w:rPr>
          <w:color w:val="404040" w:themeColor="text1" w:themeTint="BF"/>
        </w:rPr>
      </w:pPr>
    </w:p>
    <w:p w14:paraId="0C4D7D3A" w14:textId="77777777" w:rsidR="004555E4" w:rsidRDefault="004555E4">
      <w:pPr>
        <w:rPr>
          <w:color w:val="404040" w:themeColor="text1" w:themeTint="BF"/>
        </w:rPr>
      </w:pPr>
    </w:p>
    <w:p w14:paraId="13C9C4A2" w14:textId="77777777" w:rsidR="004555E4" w:rsidRDefault="004555E4">
      <w:pPr>
        <w:rPr>
          <w:color w:val="404040" w:themeColor="text1" w:themeTint="BF"/>
        </w:rPr>
      </w:pPr>
    </w:p>
    <w:p w14:paraId="3E8934EC" w14:textId="77777777" w:rsidR="004555E4" w:rsidRDefault="004555E4">
      <w:pPr>
        <w:rPr>
          <w:color w:val="404040" w:themeColor="text1" w:themeTint="BF"/>
        </w:rPr>
      </w:pPr>
    </w:p>
    <w:p w14:paraId="30C012CF" w14:textId="77777777" w:rsidR="004555E4" w:rsidRDefault="004555E4">
      <w:pPr>
        <w:rPr>
          <w:color w:val="404040" w:themeColor="text1" w:themeTint="BF"/>
        </w:rPr>
      </w:pPr>
    </w:p>
    <w:p w14:paraId="539E5734" w14:textId="77777777" w:rsidR="004555E4" w:rsidRDefault="004555E4">
      <w:pPr>
        <w:rPr>
          <w:color w:val="404040" w:themeColor="text1" w:themeTint="BF"/>
        </w:rPr>
      </w:pPr>
    </w:p>
    <w:p w14:paraId="7C845515" w14:textId="77777777" w:rsidR="004555E4" w:rsidRDefault="004555E4">
      <w:pPr>
        <w:rPr>
          <w:color w:val="404040" w:themeColor="text1" w:themeTint="BF"/>
        </w:rPr>
      </w:pPr>
    </w:p>
    <w:p w14:paraId="7BC0F5BF" w14:textId="77777777" w:rsidR="004555E4" w:rsidRDefault="004555E4">
      <w:pPr>
        <w:rPr>
          <w:color w:val="404040" w:themeColor="text1" w:themeTint="BF"/>
        </w:rPr>
      </w:pPr>
    </w:p>
    <w:p w14:paraId="34A0889D" w14:textId="77777777" w:rsidR="004555E4" w:rsidRDefault="004555E4">
      <w:pPr>
        <w:rPr>
          <w:color w:val="404040" w:themeColor="text1" w:themeTint="BF"/>
        </w:rPr>
      </w:pPr>
    </w:p>
    <w:p w14:paraId="0DA5BBFD" w14:textId="77777777" w:rsidR="004555E4" w:rsidRDefault="004555E4">
      <w:pPr>
        <w:rPr>
          <w:color w:val="404040" w:themeColor="text1" w:themeTint="BF"/>
        </w:rPr>
      </w:pPr>
    </w:p>
    <w:p w14:paraId="2A29A14B" w14:textId="77777777" w:rsidR="004555E4" w:rsidRDefault="004555E4">
      <w:pPr>
        <w:rPr>
          <w:color w:val="FF9009"/>
          <w14:textFill>
            <w14:solidFill>
              <w14:srgbClr w14:val="FF9009">
                <w14:lumMod w14:val="75000"/>
                <w14:lumOff w14:val="25000"/>
              </w14:srgbClr>
            </w14:solidFill>
          </w14:textFill>
        </w:rPr>
      </w:pPr>
    </w:p>
    <w:p w14:paraId="1A1D7F8F" w14:textId="77777777" w:rsidR="004555E4" w:rsidRDefault="004555E4">
      <w:pPr>
        <w:spacing w:after="0"/>
        <w:rPr>
          <w:color w:val="404040" w:themeColor="text1" w:themeTint="BF"/>
        </w:rPr>
      </w:pPr>
    </w:p>
    <w:p w14:paraId="78B34519" w14:textId="77777777" w:rsidR="004555E4" w:rsidRDefault="004555E4">
      <w:pPr>
        <w:spacing w:after="0"/>
        <w:rPr>
          <w:color w:val="404040" w:themeColor="text1" w:themeTint="BF"/>
        </w:rPr>
      </w:pPr>
    </w:p>
    <w:p w14:paraId="106EBA1C" w14:textId="77777777" w:rsidR="004555E4" w:rsidRDefault="004555E4">
      <w:pPr>
        <w:spacing w:after="0"/>
        <w:rPr>
          <w:color w:val="404040" w:themeColor="text1" w:themeTint="BF"/>
          <w:sz w:val="28"/>
          <w:szCs w:val="32"/>
        </w:rPr>
      </w:pPr>
    </w:p>
    <w:p w14:paraId="02E6788D" w14:textId="77777777" w:rsidR="004555E4" w:rsidRDefault="00680EE6">
      <w:pPr>
        <w:spacing w:after="40" w:line="240" w:lineRule="auto"/>
        <w:rPr>
          <w:rFonts w:asciiTheme="minorBidi" w:hAnsiTheme="minorBidi"/>
          <w:caps/>
          <w:color w:val="F8A208"/>
          <w:spacing w:val="16"/>
          <w:sz w:val="34"/>
          <w:szCs w:val="38"/>
          <w14:textFill>
            <w14:solidFill>
              <w14:srgbClr w14:val="F8A208">
                <w14:lumMod w14:val="75000"/>
                <w14:lumOff w14:val="25000"/>
              </w14:srgbClr>
            </w14:solidFill>
          </w14:textFill>
        </w:rPr>
      </w:pPr>
      <w:bookmarkStart w:id="0" w:name="OLE_LINK2"/>
      <w:r>
        <w:rPr>
          <w:rFonts w:asciiTheme="minorBidi" w:hAnsiTheme="minorBidi"/>
          <w:caps/>
          <w:color w:val="F8A208"/>
          <w:spacing w:val="16"/>
          <w:sz w:val="58"/>
          <w:szCs w:val="62"/>
          <w14:textFill>
            <w14:solidFill>
              <w14:srgbClr w14:val="F8A208">
                <w14:lumMod w14:val="75000"/>
                <w14:lumOff w14:val="25000"/>
              </w14:srgbClr>
            </w14:solidFill>
          </w14:textFill>
        </w:rPr>
        <w:t>Privacy and Voice Screening</w:t>
      </w:r>
    </w:p>
    <w:bookmarkEnd w:id="0"/>
    <w:p w14:paraId="5EAB6B6C" w14:textId="77777777" w:rsidR="004555E4" w:rsidRDefault="00680EE6">
      <w:pPr>
        <w:spacing w:line="240" w:lineRule="auto"/>
        <w:rPr>
          <w:color w:val="808080" w:themeColor="background1" w:themeShade="80"/>
          <w:spacing w:val="16"/>
          <w:sz w:val="28"/>
          <w:szCs w:val="32"/>
          <w14:textFill>
            <w14:solidFill>
              <w14:schemeClr w14:val="bg1">
                <w14:lumMod w14:val="50000"/>
                <w14:lumMod w14:val="75000"/>
                <w14:lumOff w14:val="25000"/>
              </w14:schemeClr>
            </w14:solidFill>
          </w14:textFill>
        </w:rPr>
      </w:pPr>
      <w:r>
        <w:rPr>
          <w:rFonts w:asciiTheme="minorBidi" w:hAnsiTheme="minorBidi"/>
          <w:color w:val="808080" w:themeColor="background1" w:themeShade="80"/>
          <w:spacing w:val="16"/>
          <w:sz w:val="28"/>
          <w:szCs w:val="32"/>
          <w14:textFill>
            <w14:solidFill>
              <w14:schemeClr w14:val="bg1">
                <w14:lumMod w14:val="50000"/>
                <w14:lumMod w14:val="75000"/>
                <w14:lumOff w14:val="25000"/>
              </w14:schemeClr>
            </w14:solidFill>
          </w14:textFill>
        </w:rPr>
        <w:t>For Envi</w:t>
      </w:r>
      <w:r>
        <w:rPr>
          <w:rFonts w:asciiTheme="minorBidi" w:hAnsiTheme="minorBidi"/>
          <w:color w:val="808080" w:themeColor="background1" w:themeShade="80"/>
          <w:spacing w:val="16"/>
          <w:sz w:val="28"/>
          <w:szCs w:val="32"/>
          <w14:textFill>
            <w14:solidFill>
              <w14:schemeClr w14:val="bg1">
                <w14:lumMod w14:val="50000"/>
                <w14:lumMod w14:val="75000"/>
                <w14:lumOff w14:val="25000"/>
              </w14:schemeClr>
            </w14:solidFill>
          </w14:textFill>
        </w:rPr>
        <w:t>ronmental Sound Identification</w:t>
      </w:r>
      <w:r>
        <w:rPr>
          <w:color w:val="808080" w:themeColor="background1" w:themeShade="80"/>
          <w:spacing w:val="16"/>
          <w:sz w:val="28"/>
          <w:szCs w:val="32"/>
          <w14:textFill>
            <w14:solidFill>
              <w14:schemeClr w14:val="bg1">
                <w14:lumMod w14:val="50000"/>
                <w14:lumMod w14:val="75000"/>
                <w14:lumOff w14:val="25000"/>
              </w14:schemeClr>
            </w14:solidFill>
          </w14:textFill>
        </w:rPr>
        <w:br w:type="page"/>
      </w:r>
    </w:p>
    <w:p w14:paraId="714502E6" w14:textId="77777777" w:rsidR="004555E4" w:rsidRDefault="00680EE6">
      <w:pPr>
        <w:pStyle w:val="Title"/>
        <w:rPr>
          <w:b/>
          <w:bCs/>
          <w:sz w:val="36"/>
        </w:rPr>
      </w:pPr>
      <w:r>
        <w:rPr>
          <w:b/>
          <w:bCs/>
          <w:sz w:val="36"/>
        </w:rPr>
        <w:lastRenderedPageBreak/>
        <w:t>Contents</w:t>
      </w:r>
    </w:p>
    <w:p w14:paraId="7F8D1B46" w14:textId="77777777" w:rsidR="004555E4" w:rsidRDefault="004555E4">
      <w:pPr>
        <w:rPr>
          <w:color w:val="404040" w:themeColor="text1" w:themeTint="BF"/>
        </w:rPr>
      </w:pPr>
    </w:p>
    <w:p w14:paraId="635C5805" w14:textId="77777777" w:rsidR="004555E4" w:rsidRDefault="00680EE6">
      <w:pPr>
        <w:pStyle w:val="TOC1"/>
        <w:tabs>
          <w:tab w:val="left" w:pos="475"/>
          <w:tab w:val="right" w:leader="dot" w:pos="9350"/>
        </w:tabs>
        <w:rPr>
          <w:rFonts w:ascii="Arial" w:hAnsi="Arial" w:cs="Arial"/>
          <w:szCs w:val="24"/>
        </w:rPr>
      </w:pPr>
      <w:r>
        <w:rPr>
          <w:rFonts w:ascii="Arial" w:hAnsi="Arial" w:cs="Arial"/>
        </w:rPr>
        <w:fldChar w:fldCharType="begin"/>
      </w:r>
      <w:r>
        <w:rPr>
          <w:rFonts w:ascii="Arial" w:hAnsi="Arial" w:cs="Arial"/>
        </w:rPr>
        <w:instrText xml:space="preserve"> TOC \o "1-3" \h \z </w:instrText>
      </w:r>
      <w:r>
        <w:rPr>
          <w:rFonts w:ascii="Arial" w:hAnsi="Arial" w:cs="Arial"/>
        </w:rPr>
        <w:fldChar w:fldCharType="separate"/>
      </w:r>
      <w:hyperlink w:anchor="_Toc523734708" w:history="1">
        <w:r>
          <w:rPr>
            <w:rStyle w:val="Hyperlink"/>
            <w:rFonts w:ascii="Arial" w:hAnsi="Arial" w:cs="Arial"/>
          </w:rPr>
          <w:t>1.</w:t>
        </w:r>
        <w:r>
          <w:rPr>
            <w:rFonts w:ascii="Arial" w:hAnsi="Arial" w:cs="Arial"/>
            <w:szCs w:val="24"/>
          </w:rPr>
          <w:tab/>
        </w:r>
        <w:r>
          <w:rPr>
            <w:rStyle w:val="Hyperlink"/>
            <w:rFonts w:ascii="Arial" w:hAnsi="Arial" w:cs="Arial"/>
          </w:rPr>
          <w:t>Abstract</w:t>
        </w:r>
        <w:r>
          <w:rPr>
            <w:rFonts w:ascii="Arial" w:hAnsi="Arial" w:cs="Arial"/>
          </w:rPr>
          <w:tab/>
          <w:t>3</w:t>
        </w:r>
      </w:hyperlink>
    </w:p>
    <w:p w14:paraId="68A9A0F0" w14:textId="77777777" w:rsidR="004555E4" w:rsidRDefault="00680EE6">
      <w:pPr>
        <w:pStyle w:val="TOC1"/>
        <w:tabs>
          <w:tab w:val="left" w:pos="475"/>
          <w:tab w:val="right" w:leader="dot" w:pos="9350"/>
        </w:tabs>
        <w:rPr>
          <w:rFonts w:ascii="Arial" w:hAnsi="Arial" w:cs="Arial"/>
          <w:szCs w:val="24"/>
        </w:rPr>
      </w:pPr>
      <w:hyperlink w:anchor="_Toc523734709" w:history="1">
        <w:r>
          <w:rPr>
            <w:rStyle w:val="Hyperlink"/>
            <w:rFonts w:ascii="Arial" w:hAnsi="Arial" w:cs="Arial"/>
          </w:rPr>
          <w:t>2.</w:t>
        </w:r>
        <w:r>
          <w:rPr>
            <w:rFonts w:ascii="Arial" w:hAnsi="Arial" w:cs="Arial"/>
            <w:szCs w:val="24"/>
          </w:rPr>
          <w:tab/>
        </w:r>
        <w:r>
          <w:rPr>
            <w:rStyle w:val="Hyperlink"/>
            <w:rFonts w:ascii="Arial" w:hAnsi="Arial" w:cs="Arial"/>
          </w:rPr>
          <w:t>Problem statement</w:t>
        </w:r>
        <w:r>
          <w:rPr>
            <w:rFonts w:ascii="Arial" w:hAnsi="Arial" w:cs="Arial"/>
          </w:rPr>
          <w:tab/>
          <w:t>3</w:t>
        </w:r>
      </w:hyperlink>
    </w:p>
    <w:p w14:paraId="4E901152" w14:textId="77777777" w:rsidR="004555E4" w:rsidRDefault="00680EE6">
      <w:pPr>
        <w:pStyle w:val="TOC1"/>
        <w:tabs>
          <w:tab w:val="left" w:pos="475"/>
          <w:tab w:val="right" w:leader="dot" w:pos="9350"/>
        </w:tabs>
        <w:rPr>
          <w:rFonts w:ascii="Arial" w:hAnsi="Arial" w:cs="Arial"/>
          <w:szCs w:val="24"/>
        </w:rPr>
      </w:pPr>
      <w:hyperlink w:anchor="_Toc523734710" w:history="1">
        <w:r>
          <w:rPr>
            <w:rStyle w:val="Hyperlink"/>
            <w:rFonts w:ascii="Arial" w:hAnsi="Arial" w:cs="Arial"/>
          </w:rPr>
          <w:t>3.</w:t>
        </w:r>
        <w:r>
          <w:rPr>
            <w:rFonts w:ascii="Arial" w:hAnsi="Arial" w:cs="Arial"/>
            <w:szCs w:val="24"/>
          </w:rPr>
          <w:tab/>
        </w:r>
        <w:r>
          <w:rPr>
            <w:rStyle w:val="Hyperlink"/>
            <w:rFonts w:ascii="Arial" w:hAnsi="Arial" w:cs="Arial"/>
          </w:rPr>
          <w:t>Background</w:t>
        </w:r>
        <w:r>
          <w:rPr>
            <w:rFonts w:ascii="Arial" w:hAnsi="Arial" w:cs="Arial"/>
          </w:rPr>
          <w:tab/>
          <w:t>4</w:t>
        </w:r>
      </w:hyperlink>
    </w:p>
    <w:p w14:paraId="07F5537B" w14:textId="77777777" w:rsidR="004555E4" w:rsidRDefault="00680EE6">
      <w:pPr>
        <w:pStyle w:val="TOC1"/>
        <w:tabs>
          <w:tab w:val="left" w:pos="475"/>
          <w:tab w:val="right" w:leader="dot" w:pos="9350"/>
        </w:tabs>
        <w:rPr>
          <w:rFonts w:ascii="Arial" w:hAnsi="Arial" w:cs="Arial"/>
          <w:szCs w:val="24"/>
        </w:rPr>
      </w:pPr>
      <w:hyperlink w:anchor="_Toc523734711" w:history="1">
        <w:r>
          <w:rPr>
            <w:rStyle w:val="Hyperlink"/>
            <w:rFonts w:ascii="Arial" w:hAnsi="Arial" w:cs="Arial"/>
          </w:rPr>
          <w:t>4.</w:t>
        </w:r>
        <w:r>
          <w:rPr>
            <w:rFonts w:ascii="Arial" w:hAnsi="Arial" w:cs="Arial"/>
            <w:szCs w:val="24"/>
          </w:rPr>
          <w:tab/>
        </w:r>
        <w:r>
          <w:rPr>
            <w:rStyle w:val="Hyperlink"/>
            <w:rFonts w:ascii="Arial" w:hAnsi="Arial" w:cs="Arial"/>
          </w:rPr>
          <w:t>Proposed Solution(s)</w:t>
        </w:r>
        <w:r>
          <w:rPr>
            <w:rFonts w:ascii="Arial" w:hAnsi="Arial" w:cs="Arial"/>
          </w:rPr>
          <w:tab/>
          <w:t>4</w:t>
        </w:r>
      </w:hyperlink>
    </w:p>
    <w:p w14:paraId="69903D3E" w14:textId="77777777" w:rsidR="004555E4" w:rsidRDefault="00680EE6">
      <w:pPr>
        <w:pStyle w:val="TOC2"/>
        <w:tabs>
          <w:tab w:val="left" w:pos="960"/>
        </w:tabs>
        <w:ind w:left="360"/>
        <w:rPr>
          <w:rFonts w:ascii="Arial" w:hAnsi="Arial" w:cs="Arial"/>
          <w:color w:val="404040" w:themeColor="text1" w:themeTint="BF"/>
          <w:szCs w:val="24"/>
        </w:rPr>
      </w:pPr>
      <w:hyperlink w:anchor="_Toc523734712" w:history="1">
        <w:r>
          <w:rPr>
            <w:rStyle w:val="Hyperlink"/>
            <w:rFonts w:ascii="Arial" w:hAnsi="Arial" w:cs="Arial"/>
          </w:rPr>
          <w:t>a.</w:t>
        </w:r>
        <w:r>
          <w:rPr>
            <w:rFonts w:ascii="Arial" w:hAnsi="Arial" w:cs="Arial"/>
            <w:color w:val="404040" w:themeColor="text1" w:themeTint="BF"/>
            <w:szCs w:val="24"/>
          </w:rPr>
          <w:tab/>
        </w:r>
        <w:r>
          <w:rPr>
            <w:rStyle w:val="Hyperlink"/>
            <w:rFonts w:ascii="Arial" w:hAnsi="Arial" w:cs="Arial"/>
          </w:rPr>
          <w:t>Introduction of Solution……</w:t>
        </w:r>
        <w:r>
          <w:rPr>
            <w:rFonts w:ascii="Arial" w:hAnsi="Arial" w:cs="Arial"/>
            <w:color w:val="404040" w:themeColor="text1" w:themeTint="BF"/>
          </w:rPr>
          <w:t xml:space="preserve"> 4</w:t>
        </w:r>
      </w:hyperlink>
    </w:p>
    <w:p w14:paraId="5D8A7021" w14:textId="77777777" w:rsidR="004555E4" w:rsidRDefault="00680EE6">
      <w:pPr>
        <w:pStyle w:val="TOC2"/>
        <w:tabs>
          <w:tab w:val="left" w:pos="960"/>
        </w:tabs>
        <w:ind w:left="360"/>
        <w:rPr>
          <w:rStyle w:val="Hyperlink"/>
          <w:rFonts w:ascii="Arial" w:hAnsi="Arial" w:cs="Arial"/>
        </w:rPr>
      </w:pPr>
      <w:hyperlink w:anchor="_Toc523734713" w:history="1">
        <w:r>
          <w:rPr>
            <w:rStyle w:val="Hyperlink"/>
            <w:rFonts w:ascii="Arial" w:hAnsi="Arial" w:cs="Arial"/>
          </w:rPr>
          <w:t>b.</w:t>
        </w:r>
        <w:r>
          <w:rPr>
            <w:rFonts w:ascii="Arial" w:hAnsi="Arial" w:cs="Arial"/>
            <w:color w:val="404040" w:themeColor="text1" w:themeTint="BF"/>
            <w:szCs w:val="24"/>
          </w:rPr>
          <w:tab/>
        </w:r>
        <w:r>
          <w:rPr>
            <w:rStyle w:val="Hyperlink"/>
            <w:rFonts w:ascii="Arial" w:hAnsi="Arial" w:cs="Arial"/>
          </w:rPr>
          <w:t>Application of Solution……..</w:t>
        </w:r>
        <w:r>
          <w:rPr>
            <w:rFonts w:ascii="Arial" w:hAnsi="Arial" w:cs="Arial"/>
            <w:color w:val="404040" w:themeColor="text1" w:themeTint="BF"/>
          </w:rPr>
          <w:t>5</w:t>
        </w:r>
      </w:hyperlink>
    </w:p>
    <w:p w14:paraId="22FC7E74" w14:textId="77777777" w:rsidR="004555E4" w:rsidRDefault="00680EE6">
      <w:pPr>
        <w:pStyle w:val="TOC1"/>
        <w:tabs>
          <w:tab w:val="left" w:pos="475"/>
          <w:tab w:val="right" w:leader="dot" w:pos="9350"/>
        </w:tabs>
        <w:rPr>
          <w:rFonts w:ascii="Arial" w:hAnsi="Arial" w:cs="Arial"/>
          <w:szCs w:val="24"/>
        </w:rPr>
      </w:pPr>
      <w:hyperlink w:anchor="_Toc523734714" w:history="1">
        <w:r>
          <w:rPr>
            <w:rStyle w:val="Hyperlink"/>
            <w:rFonts w:ascii="Arial" w:hAnsi="Arial" w:cs="Arial"/>
          </w:rPr>
          <w:t>5.</w:t>
        </w:r>
        <w:r>
          <w:rPr>
            <w:rFonts w:ascii="Arial" w:hAnsi="Arial" w:cs="Arial"/>
            <w:szCs w:val="24"/>
          </w:rPr>
          <w:tab/>
        </w:r>
        <w:r>
          <w:rPr>
            <w:rStyle w:val="Hyperlink"/>
            <w:rFonts w:ascii="Arial" w:hAnsi="Arial" w:cs="Arial"/>
          </w:rPr>
          <w:t>Stakeholders &amp; Impacts</w:t>
        </w:r>
        <w:r>
          <w:rPr>
            <w:rFonts w:ascii="Arial" w:hAnsi="Arial" w:cs="Arial"/>
          </w:rPr>
          <w:tab/>
          <w:t>5</w:t>
        </w:r>
      </w:hyperlink>
    </w:p>
    <w:p w14:paraId="4B8BE129" w14:textId="77777777" w:rsidR="004555E4" w:rsidRDefault="00680EE6">
      <w:pPr>
        <w:pStyle w:val="TOC1"/>
        <w:tabs>
          <w:tab w:val="left" w:pos="475"/>
          <w:tab w:val="right" w:leader="dot" w:pos="9350"/>
        </w:tabs>
        <w:rPr>
          <w:rFonts w:ascii="Arial" w:hAnsi="Arial" w:cs="Arial"/>
          <w:szCs w:val="24"/>
        </w:rPr>
      </w:pPr>
      <w:hyperlink w:anchor="_Toc523734714" w:history="1">
        <w:r>
          <w:rPr>
            <w:rStyle w:val="Hyperlink"/>
            <w:rFonts w:ascii="Arial" w:hAnsi="Arial" w:cs="Arial"/>
          </w:rPr>
          <w:t>6.</w:t>
        </w:r>
        <w:r>
          <w:rPr>
            <w:rFonts w:ascii="Arial" w:hAnsi="Arial" w:cs="Arial"/>
            <w:szCs w:val="24"/>
          </w:rPr>
          <w:tab/>
          <w:t xml:space="preserve">Responsibility &amp; </w:t>
        </w:r>
        <w:r>
          <w:rPr>
            <w:rStyle w:val="Hyperlink"/>
            <w:rFonts w:ascii="Arial" w:hAnsi="Arial" w:cs="Arial"/>
          </w:rPr>
          <w:t>Conclusion</w:t>
        </w:r>
        <w:r>
          <w:rPr>
            <w:rFonts w:ascii="Arial" w:hAnsi="Arial" w:cs="Arial"/>
          </w:rPr>
          <w:tab/>
          <w:t>5</w:t>
        </w:r>
      </w:hyperlink>
    </w:p>
    <w:p w14:paraId="5049C480" w14:textId="77777777" w:rsidR="004555E4" w:rsidRDefault="00680EE6">
      <w:pPr>
        <w:pStyle w:val="TOC1"/>
        <w:tabs>
          <w:tab w:val="left" w:pos="475"/>
          <w:tab w:val="right" w:leader="dot" w:pos="9350"/>
        </w:tabs>
        <w:rPr>
          <w:rFonts w:ascii="Arial" w:hAnsi="Arial" w:cs="Arial"/>
          <w:szCs w:val="24"/>
        </w:rPr>
      </w:pPr>
      <w:hyperlink w:anchor="_Toc523734715" w:history="1">
        <w:r>
          <w:rPr>
            <w:rStyle w:val="Hyperlink"/>
            <w:rFonts w:ascii="Arial" w:hAnsi="Arial" w:cs="Arial"/>
          </w:rPr>
          <w:t>7.</w:t>
        </w:r>
        <w:r>
          <w:rPr>
            <w:rFonts w:ascii="Arial" w:hAnsi="Arial" w:cs="Arial"/>
            <w:szCs w:val="24"/>
          </w:rPr>
          <w:tab/>
        </w:r>
        <w:r>
          <w:rPr>
            <w:rStyle w:val="Hyperlink"/>
            <w:rFonts w:ascii="Arial" w:hAnsi="Arial" w:cs="Arial"/>
          </w:rPr>
          <w:t>Reference</w:t>
        </w:r>
        <w:r>
          <w:rPr>
            <w:rFonts w:ascii="Arial" w:hAnsi="Arial" w:cs="Arial"/>
          </w:rPr>
          <w:tab/>
          <w:t>6</w:t>
        </w:r>
      </w:hyperlink>
    </w:p>
    <w:p w14:paraId="39043DD7" w14:textId="77777777" w:rsidR="004555E4" w:rsidRDefault="00680EE6">
      <w:pPr>
        <w:pStyle w:val="TOC1"/>
        <w:tabs>
          <w:tab w:val="right" w:leader="dot" w:pos="9350"/>
        </w:tabs>
        <w:rPr>
          <w:rFonts w:ascii="Arial" w:hAnsi="Arial" w:cs="Arial"/>
        </w:rPr>
      </w:pPr>
      <w:r>
        <w:rPr>
          <w:rFonts w:ascii="Arial" w:hAnsi="Arial" w:cs="Arial"/>
        </w:rPr>
        <w:fldChar w:fldCharType="end"/>
      </w:r>
    </w:p>
    <w:p w14:paraId="72C524B0" w14:textId="77777777" w:rsidR="004555E4" w:rsidRDefault="004555E4">
      <w:pPr>
        <w:rPr>
          <w:color w:val="404040" w:themeColor="text1" w:themeTint="BF"/>
        </w:rPr>
      </w:pPr>
    </w:p>
    <w:p w14:paraId="101D6E00" w14:textId="77777777" w:rsidR="004555E4" w:rsidRDefault="004555E4">
      <w:pPr>
        <w:rPr>
          <w:color w:val="404040" w:themeColor="text1" w:themeTint="BF"/>
        </w:rPr>
      </w:pPr>
    </w:p>
    <w:p w14:paraId="5411A56E" w14:textId="77777777" w:rsidR="004555E4" w:rsidRDefault="004555E4">
      <w:pPr>
        <w:rPr>
          <w:color w:val="404040" w:themeColor="text1" w:themeTint="BF"/>
        </w:rPr>
      </w:pPr>
    </w:p>
    <w:p w14:paraId="440445FA" w14:textId="77777777" w:rsidR="004555E4" w:rsidRDefault="00680EE6">
      <w:pPr>
        <w:tabs>
          <w:tab w:val="left" w:pos="4008"/>
        </w:tabs>
        <w:rPr>
          <w:color w:val="404040" w:themeColor="text1" w:themeTint="BF"/>
        </w:rPr>
      </w:pPr>
      <w:r>
        <w:rPr>
          <w:color w:val="404040" w:themeColor="text1" w:themeTint="BF"/>
        </w:rPr>
        <w:tab/>
      </w:r>
    </w:p>
    <w:p w14:paraId="72FD5990" w14:textId="77777777" w:rsidR="004555E4" w:rsidRDefault="004555E4">
      <w:pPr>
        <w:spacing w:after="0"/>
        <w:rPr>
          <w:color w:val="404040" w:themeColor="text1" w:themeTint="BF"/>
          <w:sz w:val="16"/>
          <w:szCs w:val="20"/>
        </w:rPr>
      </w:pPr>
    </w:p>
    <w:p w14:paraId="7C61F008" w14:textId="77777777" w:rsidR="004555E4" w:rsidRDefault="004555E4">
      <w:pPr>
        <w:spacing w:after="0"/>
        <w:rPr>
          <w:color w:val="404040" w:themeColor="text1" w:themeTint="BF"/>
          <w:sz w:val="16"/>
          <w:szCs w:val="20"/>
        </w:rPr>
      </w:pPr>
    </w:p>
    <w:p w14:paraId="54425386" w14:textId="77777777" w:rsidR="004555E4" w:rsidRDefault="004555E4">
      <w:pPr>
        <w:spacing w:after="0"/>
        <w:rPr>
          <w:color w:val="404040" w:themeColor="text1" w:themeTint="BF"/>
          <w:sz w:val="16"/>
          <w:szCs w:val="20"/>
        </w:rPr>
      </w:pPr>
    </w:p>
    <w:p w14:paraId="0F8B15D2" w14:textId="77777777" w:rsidR="004555E4" w:rsidRDefault="004555E4">
      <w:pPr>
        <w:spacing w:after="0"/>
        <w:rPr>
          <w:color w:val="404040" w:themeColor="text1" w:themeTint="BF"/>
          <w:sz w:val="16"/>
          <w:szCs w:val="20"/>
        </w:rPr>
      </w:pPr>
    </w:p>
    <w:p w14:paraId="65D0E078" w14:textId="77777777" w:rsidR="004555E4" w:rsidRDefault="004555E4">
      <w:pPr>
        <w:spacing w:after="0"/>
        <w:rPr>
          <w:color w:val="404040" w:themeColor="text1" w:themeTint="BF"/>
          <w:sz w:val="16"/>
          <w:szCs w:val="20"/>
        </w:rPr>
      </w:pPr>
    </w:p>
    <w:p w14:paraId="19404ADD" w14:textId="77777777" w:rsidR="004555E4" w:rsidRDefault="004555E4">
      <w:pPr>
        <w:spacing w:after="0"/>
        <w:rPr>
          <w:color w:val="404040" w:themeColor="text1" w:themeTint="BF"/>
          <w:sz w:val="16"/>
          <w:szCs w:val="20"/>
        </w:rPr>
      </w:pPr>
    </w:p>
    <w:p w14:paraId="5284D002" w14:textId="77777777" w:rsidR="004555E4" w:rsidRDefault="004555E4">
      <w:pPr>
        <w:spacing w:after="0"/>
        <w:rPr>
          <w:color w:val="404040" w:themeColor="text1" w:themeTint="BF"/>
          <w:sz w:val="16"/>
          <w:szCs w:val="20"/>
        </w:rPr>
      </w:pPr>
    </w:p>
    <w:p w14:paraId="4C2CC0C1" w14:textId="77777777" w:rsidR="004555E4" w:rsidRDefault="00680EE6">
      <w:pPr>
        <w:spacing w:after="0"/>
        <w:rPr>
          <w:rFonts w:ascii="Arial" w:hAnsi="Arial" w:cs="Arial"/>
          <w:color w:val="404040" w:themeColor="text1" w:themeTint="BF"/>
          <w:sz w:val="16"/>
          <w:szCs w:val="20"/>
        </w:rPr>
      </w:pPr>
      <w:r>
        <w:rPr>
          <w:rFonts w:ascii="Arial" w:hAnsi="Arial" w:cs="Arial"/>
          <w:color w:val="404040" w:themeColor="text1" w:themeTint="BF"/>
          <w:sz w:val="16"/>
          <w:szCs w:val="20"/>
        </w:rPr>
        <w:t>November 2022</w:t>
      </w:r>
    </w:p>
    <w:p w14:paraId="6BEB98C2" w14:textId="77777777" w:rsidR="004555E4" w:rsidRDefault="00680EE6">
      <w:pPr>
        <w:spacing w:after="0"/>
        <w:rPr>
          <w:rFonts w:ascii="Arial" w:hAnsi="Arial" w:cs="Arial"/>
          <w:color w:val="404040" w:themeColor="text1" w:themeTint="BF"/>
          <w:sz w:val="16"/>
          <w:szCs w:val="20"/>
        </w:rPr>
      </w:pPr>
      <w:r>
        <w:rPr>
          <w:rFonts w:ascii="Arial" w:hAnsi="Arial" w:cs="Arial"/>
          <w:b/>
          <w:bCs/>
          <w:color w:val="404040" w:themeColor="text1" w:themeTint="BF"/>
          <w:sz w:val="16"/>
          <w:szCs w:val="20"/>
        </w:rPr>
        <w:t>Authors:</w:t>
      </w:r>
      <w:r>
        <w:rPr>
          <w:rFonts w:ascii="Arial" w:hAnsi="Arial" w:cs="Arial"/>
          <w:color w:val="404040" w:themeColor="text1" w:themeTint="BF"/>
          <w:sz w:val="16"/>
          <w:szCs w:val="20"/>
        </w:rPr>
        <w:t xml:space="preserve"> Natasha Pegler, Steven Liu, Chen Si, Xuan He (list the name of group members)</w:t>
      </w:r>
    </w:p>
    <w:p w14:paraId="485032DA" w14:textId="77777777" w:rsidR="004555E4" w:rsidRDefault="00680EE6">
      <w:pPr>
        <w:rPr>
          <w:rFonts w:ascii="Arial" w:hAnsi="Arial" w:cs="Arial"/>
          <w:color w:val="404040" w:themeColor="text1" w:themeTint="BF"/>
        </w:rPr>
      </w:pPr>
      <w:r>
        <w:rPr>
          <w:rFonts w:ascii="Arial" w:hAnsi="Arial" w:cs="Arial"/>
          <w:b/>
          <w:bCs/>
          <w:noProof/>
          <w:color w:val="404040" w:themeColor="text1" w:themeTint="BF"/>
          <w:sz w:val="16"/>
          <w:szCs w:val="20"/>
        </w:rPr>
        <mc:AlternateContent>
          <mc:Choice Requires="wps">
            <w:drawing>
              <wp:inline distT="0" distB="0" distL="0" distR="0" wp14:anchorId="38E4B27C" wp14:editId="38A013F1">
                <wp:extent cx="4608195" cy="0"/>
                <wp:effectExtent l="0" t="0" r="20955" b="19050"/>
                <wp:docPr id="14" name="Straight Connector 14"/>
                <wp:cNvGraphicFramePr/>
                <a:graphic xmlns:a="http://schemas.openxmlformats.org/drawingml/2006/main">
                  <a:graphicData uri="http://schemas.microsoft.com/office/word/2010/wordprocessingShape">
                    <wps:wsp>
                      <wps:cNvCnPr/>
                      <wps:spPr>
                        <a:xfrm>
                          <a:off x="0" y="0"/>
                          <a:ext cx="4608576" cy="0"/>
                        </a:xfrm>
                        <a:prstGeom prst="line">
                          <a:avLst/>
                        </a:prstGeom>
                        <a:ln w="0">
                          <a:solidFill>
                            <a:srgbClr val="9CABBA"/>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psCustomData="http://www.wps.cn/officeDocument/2013/wpsCustomData">
            <w:pict>
              <v:line id="Straight Connector 14" o:spid="_x0000_s1026" o:spt="20" style="height:0pt;width:362.85pt;" filled="f" stroked="t" coordsize="21600,21600" o:gfxdata="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JpQMb0wAAAAIBAAAPAAAAAAAAAAEAIAAAACIAAABkcnMvZG93bnJl&#10;di54bWxQSwECFAAUAAAACACHTuJAk2xAvMkBAACcAwAADgAAAAAAAAABACAAAAAiAQAAZHJzL2Uy&#10;b0RvYy54bWxQSwUGAAAAAAYABgBZAQAAXQUAAAAA&#10;">
                <v:fill on="f" focussize="0,0"/>
                <v:stroke weight="0pt" color="#9CABBA [3204]" joinstyle="round"/>
                <v:imagedata o:title=""/>
                <o:lock v:ext="edit" aspectratio="f"/>
                <w10:wrap type="none"/>
                <w10:anchorlock/>
              </v:line>
            </w:pict>
          </mc:Fallback>
        </mc:AlternateContent>
      </w:r>
    </w:p>
    <w:p w14:paraId="47BBB015" w14:textId="77777777" w:rsidR="004555E4" w:rsidRDefault="00680EE6">
      <w:pPr>
        <w:spacing w:after="0"/>
        <w:ind w:right="2556"/>
        <w:rPr>
          <w:rFonts w:ascii="Arial" w:hAnsi="Arial" w:cs="Arial"/>
          <w:color w:val="404040" w:themeColor="text1" w:themeTint="BF"/>
          <w:sz w:val="16"/>
          <w:szCs w:val="20"/>
        </w:rPr>
      </w:pPr>
      <w:r>
        <w:rPr>
          <w:rFonts w:ascii="Arial" w:hAnsi="Arial" w:cs="Arial"/>
          <w:color w:val="404040" w:themeColor="text1" w:themeTint="BF"/>
          <w:sz w:val="16"/>
          <w:szCs w:val="20"/>
        </w:rPr>
        <w:t xml:space="preserve">This document is produced as one of the deliverables of the ‘responsible innovation project’ in the course ‘Professional Practice 2’ convened by Dr Ehsan Nabavi at Australian </w:t>
      </w:r>
      <w:r>
        <w:rPr>
          <w:rFonts w:ascii="Arial" w:hAnsi="Arial" w:cs="Arial"/>
          <w:color w:val="404040" w:themeColor="text1" w:themeTint="BF"/>
          <w:sz w:val="16"/>
          <w:szCs w:val="20"/>
        </w:rPr>
        <w:t xml:space="preserve">National University. </w:t>
      </w:r>
    </w:p>
    <w:p w14:paraId="065EFC22" w14:textId="77777777" w:rsidR="004555E4" w:rsidRDefault="004555E4">
      <w:pPr>
        <w:spacing w:after="0"/>
        <w:rPr>
          <w:rFonts w:ascii="Arial" w:hAnsi="Arial" w:cs="Arial"/>
          <w:color w:val="404040" w:themeColor="text1" w:themeTint="BF"/>
          <w:sz w:val="16"/>
          <w:szCs w:val="20"/>
        </w:rPr>
      </w:pPr>
    </w:p>
    <w:p w14:paraId="04FB6A6A" w14:textId="77777777" w:rsidR="004555E4" w:rsidRDefault="004555E4">
      <w:pPr>
        <w:spacing w:after="0"/>
        <w:rPr>
          <w:rFonts w:ascii="Arial" w:hAnsi="Arial" w:cs="Arial"/>
          <w:color w:val="404040" w:themeColor="text1" w:themeTint="BF"/>
          <w:sz w:val="16"/>
          <w:szCs w:val="20"/>
        </w:rPr>
      </w:pPr>
    </w:p>
    <w:p w14:paraId="3C2E119D" w14:textId="77777777" w:rsidR="004555E4" w:rsidRDefault="004555E4">
      <w:pPr>
        <w:spacing w:after="0"/>
        <w:rPr>
          <w:rFonts w:ascii="Arial" w:hAnsi="Arial" w:cs="Arial"/>
          <w:color w:val="404040" w:themeColor="text1" w:themeTint="BF"/>
          <w:sz w:val="16"/>
          <w:szCs w:val="20"/>
        </w:rPr>
      </w:pPr>
    </w:p>
    <w:p w14:paraId="4E669B36" w14:textId="77777777" w:rsidR="004555E4" w:rsidRDefault="004555E4">
      <w:pPr>
        <w:spacing w:after="0"/>
        <w:rPr>
          <w:rFonts w:ascii="Arial" w:hAnsi="Arial" w:cs="Arial"/>
          <w:color w:val="404040" w:themeColor="text1" w:themeTint="BF"/>
          <w:sz w:val="16"/>
          <w:szCs w:val="20"/>
        </w:rPr>
      </w:pPr>
    </w:p>
    <w:p w14:paraId="515D4507" w14:textId="77777777" w:rsidR="004555E4" w:rsidRDefault="00680EE6">
      <w:pPr>
        <w:spacing w:after="60"/>
        <w:rPr>
          <w:rFonts w:ascii="Arial" w:hAnsi="Arial" w:cs="Arial"/>
          <w:b/>
          <w:bCs/>
          <w:smallCaps/>
          <w:color w:val="404040" w:themeColor="text1" w:themeTint="BF"/>
          <w:sz w:val="16"/>
          <w:szCs w:val="20"/>
        </w:rPr>
      </w:pPr>
      <w:r>
        <w:rPr>
          <w:rFonts w:ascii="Arial" w:hAnsi="Arial" w:cs="Arial"/>
          <w:b/>
          <w:bCs/>
          <w:smallCaps/>
          <w:color w:val="404040" w:themeColor="text1" w:themeTint="BF"/>
          <w:sz w:val="16"/>
          <w:szCs w:val="20"/>
        </w:rPr>
        <w:t>Address Information</w:t>
      </w:r>
    </w:p>
    <w:p w14:paraId="022DF24A" w14:textId="77777777" w:rsidR="004555E4" w:rsidRDefault="00680EE6">
      <w:pPr>
        <w:spacing w:after="0"/>
        <w:rPr>
          <w:rFonts w:ascii="Arial" w:hAnsi="Arial" w:cs="Arial"/>
          <w:color w:val="404040" w:themeColor="text1" w:themeTint="BF"/>
          <w:sz w:val="16"/>
          <w:szCs w:val="20"/>
        </w:rPr>
      </w:pPr>
      <w:r>
        <w:rPr>
          <w:rFonts w:ascii="Arial" w:hAnsi="Arial" w:cs="Arial"/>
          <w:color w:val="404040" w:themeColor="text1" w:themeTint="BF"/>
          <w:sz w:val="16"/>
          <w:szCs w:val="20"/>
        </w:rPr>
        <w:t>The Australian National University, Peter Baume Building #42A, Linnaeus Way</w:t>
      </w:r>
    </w:p>
    <w:p w14:paraId="37B4C512" w14:textId="77777777" w:rsidR="004555E4" w:rsidRDefault="00680EE6">
      <w:pPr>
        <w:spacing w:after="0"/>
        <w:rPr>
          <w:rFonts w:ascii="Arial" w:hAnsi="Arial" w:cs="Arial"/>
          <w:b/>
          <w:bCs/>
          <w:color w:val="404040" w:themeColor="text1" w:themeTint="BF"/>
          <w:sz w:val="16"/>
          <w:szCs w:val="20"/>
        </w:rPr>
      </w:pPr>
      <w:r>
        <w:rPr>
          <w:rFonts w:ascii="Arial" w:hAnsi="Arial" w:cs="Arial"/>
          <w:color w:val="404040" w:themeColor="text1" w:themeTint="BF"/>
          <w:sz w:val="16"/>
          <w:szCs w:val="20"/>
        </w:rPr>
        <w:t>Acton ACT 2601 Australia</w:t>
      </w:r>
      <w:r>
        <w:rPr>
          <w:rFonts w:ascii="Arial" w:hAnsi="Arial" w:cs="Arial"/>
          <w:b/>
          <w:bCs/>
          <w:color w:val="404040" w:themeColor="text1" w:themeTint="BF"/>
          <w:sz w:val="16"/>
          <w:szCs w:val="20"/>
        </w:rPr>
        <w:t xml:space="preserve"> </w:t>
      </w:r>
    </w:p>
    <w:p w14:paraId="2CF90242" w14:textId="77777777" w:rsidR="004555E4" w:rsidRDefault="00680EE6">
      <w:pPr>
        <w:spacing w:after="0"/>
        <w:rPr>
          <w:color w:val="404040" w:themeColor="text1" w:themeTint="BF"/>
          <w:sz w:val="16"/>
          <w:szCs w:val="20"/>
        </w:rPr>
      </w:pPr>
      <w:r>
        <w:rPr>
          <w:rFonts w:ascii="Arial" w:hAnsi="Arial" w:cs="Arial"/>
          <w:b/>
          <w:bCs/>
          <w:color w:val="404040" w:themeColor="text1" w:themeTint="BF"/>
          <w:sz w:val="16"/>
          <w:szCs w:val="20"/>
        </w:rPr>
        <w:t>Phone:</w:t>
      </w:r>
      <w:r>
        <w:rPr>
          <w:rFonts w:ascii="Arial" w:hAnsi="Arial" w:cs="Arial"/>
          <w:color w:val="404040" w:themeColor="text1" w:themeTint="BF"/>
          <w:sz w:val="16"/>
          <w:szCs w:val="20"/>
        </w:rPr>
        <w:t xml:space="preserve"> +61 2 6125 5394 | </w:t>
      </w:r>
      <w:r>
        <w:rPr>
          <w:rFonts w:ascii="Arial" w:hAnsi="Arial" w:cs="Arial"/>
          <w:b/>
          <w:bCs/>
          <w:color w:val="404040" w:themeColor="text1" w:themeTint="BF"/>
          <w:sz w:val="16"/>
          <w:szCs w:val="20"/>
        </w:rPr>
        <w:t>Email:</w:t>
      </w:r>
      <w:r>
        <w:rPr>
          <w:rFonts w:ascii="Arial" w:hAnsi="Arial" w:cs="Arial"/>
          <w:color w:val="404040" w:themeColor="text1" w:themeTint="BF"/>
          <w:sz w:val="16"/>
          <w:szCs w:val="20"/>
        </w:rPr>
        <w:t xml:space="preserve"> </w:t>
      </w:r>
      <w:hyperlink r:id="rId12" w:history="1">
        <w:r>
          <w:rPr>
            <w:rStyle w:val="Hyperlink"/>
            <w:rFonts w:ascii="Arial" w:hAnsi="Arial" w:cs="Arial"/>
            <w:sz w:val="16"/>
            <w:szCs w:val="20"/>
          </w:rPr>
          <w:t>ehsan.nabavi@anu.edu.au</w:t>
        </w:r>
      </w:hyperlink>
      <w:r>
        <w:rPr>
          <w:rFonts w:ascii="Arial" w:hAnsi="Arial" w:cs="Arial"/>
          <w:color w:val="404040" w:themeColor="text1" w:themeTint="BF"/>
          <w:sz w:val="16"/>
          <w:szCs w:val="20"/>
        </w:rPr>
        <w:t xml:space="preserve">, </w:t>
      </w:r>
      <w:hyperlink r:id="rId13" w:history="1">
        <w:r>
          <w:rPr>
            <w:rStyle w:val="Hyperlink"/>
            <w:rFonts w:ascii="Arial" w:hAnsi="Arial" w:cs="Arial"/>
            <w:sz w:val="16"/>
            <w:szCs w:val="20"/>
          </w:rPr>
          <w:t>cpas@anu.edu.au</w:t>
        </w:r>
      </w:hyperlink>
      <w:r>
        <w:rPr>
          <w:color w:val="404040" w:themeColor="text1" w:themeTint="BF"/>
          <w:sz w:val="16"/>
          <w:szCs w:val="20"/>
        </w:rPr>
        <w:t xml:space="preserve">  </w:t>
      </w:r>
      <w:r>
        <w:rPr>
          <w:noProof/>
          <w:color w:val="404040" w:themeColor="text1" w:themeTint="BF"/>
        </w:rPr>
        <mc:AlternateContent>
          <mc:Choice Requires="wps">
            <w:drawing>
              <wp:anchor distT="0" distB="0" distL="114300" distR="114300" simplePos="0" relativeHeight="251662336" behindDoc="0" locked="0" layoutInCell="1" allowOverlap="1" wp14:anchorId="7029D6AB" wp14:editId="101D6153">
                <wp:simplePos x="0" y="0"/>
                <wp:positionH relativeFrom="page">
                  <wp:posOffset>-420370</wp:posOffset>
                </wp:positionH>
                <wp:positionV relativeFrom="page">
                  <wp:posOffset>9893935</wp:posOffset>
                </wp:positionV>
                <wp:extent cx="8641080" cy="191770"/>
                <wp:effectExtent l="19050" t="57150" r="83820" b="55880"/>
                <wp:wrapNone/>
                <wp:docPr id="4" name="Rectangle 4"/>
                <wp:cNvGraphicFramePr/>
                <a:graphic xmlns:a="http://schemas.openxmlformats.org/drawingml/2006/main">
                  <a:graphicData uri="http://schemas.microsoft.com/office/word/2010/wordprocessingShape">
                    <wps:wsp>
                      <wps:cNvSpPr/>
                      <wps:spPr>
                        <a:xfrm>
                          <a:off x="0" y="0"/>
                          <a:ext cx="8641080" cy="192024"/>
                        </a:xfrm>
                        <a:prstGeom prst="rect">
                          <a:avLst/>
                        </a:prstGeom>
                        <a:gradFill flip="none" rotWithShape="1">
                          <a:gsLst>
                            <a:gs pos="0">
                              <a:srgbClr val="F8A208">
                                <a:shade val="30000"/>
                                <a:satMod val="115000"/>
                              </a:srgbClr>
                            </a:gs>
                            <a:gs pos="50000">
                              <a:srgbClr val="F8A208">
                                <a:shade val="67500"/>
                                <a:satMod val="115000"/>
                              </a:srgbClr>
                            </a:gs>
                            <a:gs pos="100000">
                              <a:srgbClr val="F8A208">
                                <a:shade val="100000"/>
                                <a:satMod val="115000"/>
                              </a:srgbClr>
                            </a:gs>
                          </a:gsLst>
                          <a:path path="circle">
                            <a:fillToRect l="100000" t="100000"/>
                          </a:path>
                          <a:tileRect r="-100000" b="-100000"/>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4" o:spid="_x0000_s1026" o:spt="1" style="position:absolute;left:0pt;margin-left:-33.1pt;margin-top:779.05pt;height:15.1pt;width:680.4pt;mso-position-horizontal-relative:page;mso-position-vertical-relative:page;z-index:251662336;v-text-anchor:middle;mso-width-relative:page;mso-height-relative:page;" fillcolor="#9B5F00" filled="t" stroked="f" coordsize="21600,21600" o:gfxdata="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XIswkNgAAAAOAQAADwAAAAAAAAABACAAAAAi&#10;AAAAZHJzL2Rvd25yZXYueG1sUEsBAhQAFAAAAAgAh07iQGWez28nAwAAGgcAAA4AAAAAAAAAAQAg&#10;AAAAJwEAAGRycy9lMm9Eb2MueG1sUEsFBgAAAAAGAAYAWQEAAMAGAAAAAA==&#10;">
                <v:fill type="gradientRadial" on="t" color2="#FFA700" colors="0f #9B5F00;32768f #E08C00;65536f #FFA700" focus="100%" focussize="0f,0f" focusposition="65536f,65536f" rotate="t">
                  <o:fill type="gradientRadial" v:ext="backwardCompatible"/>
                </v:fill>
                <v:stroke on="f" weight="2pt"/>
                <v:imagedata o:title=""/>
                <o:lock v:ext="edit" aspectratio="f"/>
                <v:shadow on="t" color="#000000" opacity="26214f" offset="3pt,0pt" origin="-32768f,0f" matrix="65536f,0f,0f,65536f"/>
              </v:rect>
            </w:pict>
          </mc:Fallback>
        </mc:AlternateContent>
      </w:r>
      <w:r>
        <w:rPr>
          <w:color w:val="404040" w:themeColor="text1" w:themeTint="BF"/>
        </w:rPr>
        <w:br w:type="page"/>
      </w:r>
    </w:p>
    <w:p w14:paraId="67D869BA" w14:textId="77777777" w:rsidR="004555E4" w:rsidRDefault="00680EE6">
      <w:pPr>
        <w:pStyle w:val="Heading2"/>
        <w:rPr>
          <w:rFonts w:ascii="Arial" w:hAnsi="Arial" w:cs="Arial"/>
          <w:spacing w:val="0"/>
          <w:sz w:val="28"/>
          <w:szCs w:val="28"/>
        </w:rPr>
      </w:pPr>
      <w:r>
        <w:rPr>
          <w:rFonts w:ascii="Arial" w:hAnsi="Arial" w:cs="Arial"/>
          <w:spacing w:val="0"/>
          <w:sz w:val="28"/>
          <w:szCs w:val="28"/>
        </w:rPr>
        <w:lastRenderedPageBreak/>
        <w:t>Abstract</w:t>
      </w:r>
    </w:p>
    <w:tbl>
      <w:tblPr>
        <w:tblStyle w:val="MainBody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23"/>
        <w:gridCol w:w="3876"/>
      </w:tblGrid>
      <w:tr w:rsidR="004555E4" w14:paraId="1CC7EDD4" w14:textId="77777777">
        <w:tc>
          <w:tcPr>
            <w:tcW w:w="2846" w:type="pct"/>
            <w:shd w:val="clear" w:color="auto" w:fill="FEF7E8"/>
          </w:tcPr>
          <w:p w14:paraId="745CF6E8" w14:textId="47913C6C" w:rsidR="004555E4" w:rsidRDefault="00680EE6">
            <w:pPr>
              <w:spacing w:after="0"/>
              <w:ind w:firstLineChars="200" w:firstLine="400"/>
              <w:jc w:val="both"/>
              <w:rPr>
                <w:rFonts w:ascii="Arial" w:hAnsi="Arial" w:cs="Arial"/>
                <w:color w:val="404040" w:themeColor="text1" w:themeTint="BF"/>
                <w:sz w:val="20"/>
                <w:szCs w:val="24"/>
                <w:lang w:eastAsia="zh-CN"/>
              </w:rPr>
            </w:pPr>
            <w:del w:id="1" w:author="Natasha Pegler" w:date="2022-10-23T17:24:00Z">
              <w:r w:rsidDel="006237AE">
                <w:rPr>
                  <w:rFonts w:ascii="Arial" w:hAnsi="Arial" w:cs="Arial" w:hint="eastAsia"/>
                  <w:color w:val="404040" w:themeColor="text1" w:themeTint="BF"/>
                  <w:sz w:val="20"/>
                  <w:szCs w:val="24"/>
                  <w:lang w:eastAsia="zh-CN"/>
                </w:rPr>
                <w:delText>V</w:delText>
              </w:r>
              <w:r w:rsidDel="006237AE">
                <w:rPr>
                  <w:rFonts w:ascii="Arial" w:hAnsi="Arial" w:cs="Arial"/>
                  <w:color w:val="404040" w:themeColor="text1" w:themeTint="BF"/>
                  <w:sz w:val="20"/>
                  <w:szCs w:val="24"/>
                  <w:lang w:eastAsia="zh-CN"/>
                </w:rPr>
                <w:delText xml:space="preserve">oice </w:delText>
              </w:r>
            </w:del>
            <w:ins w:id="2" w:author="Natasha Pegler" w:date="2022-10-23T17:24:00Z">
              <w:r w:rsidR="006237AE">
                <w:rPr>
                  <w:rFonts w:ascii="Arial" w:hAnsi="Arial" w:cs="Arial"/>
                  <w:color w:val="404040" w:themeColor="text1" w:themeTint="BF"/>
                  <w:sz w:val="20"/>
                  <w:szCs w:val="24"/>
                  <w:lang w:eastAsia="zh-CN"/>
                </w:rPr>
                <w:t>Audio</w:t>
              </w:r>
              <w:r w:rsidR="006237AE">
                <w:rPr>
                  <w:rFonts w:ascii="Arial" w:hAnsi="Arial" w:cs="Arial"/>
                  <w:color w:val="404040" w:themeColor="text1" w:themeTint="BF"/>
                  <w:sz w:val="20"/>
                  <w:szCs w:val="24"/>
                  <w:lang w:eastAsia="zh-CN"/>
                </w:rPr>
                <w:t xml:space="preserve"> </w:t>
              </w:r>
            </w:ins>
            <w:r>
              <w:rPr>
                <w:rFonts w:ascii="Arial" w:hAnsi="Arial" w:cs="Arial"/>
                <w:color w:val="404040" w:themeColor="text1" w:themeTint="BF"/>
                <w:sz w:val="20"/>
                <w:szCs w:val="24"/>
                <w:lang w:eastAsia="zh-CN"/>
              </w:rPr>
              <w:t xml:space="preserve">recognition will be a key part of the future of communication. It can listen to what people say, and </w:t>
            </w:r>
            <w:r>
              <w:rPr>
                <w:rFonts w:ascii="Arial" w:hAnsi="Arial" w:cs="Arial"/>
                <w:color w:val="404040" w:themeColor="text1" w:themeTint="BF"/>
                <w:sz w:val="20"/>
                <w:szCs w:val="24"/>
                <w:lang w:eastAsia="zh-CN"/>
              </w:rPr>
              <w:t>interpret it to a digitized version that reads and analyses</w:t>
            </w:r>
            <w:ins w:id="3" w:author="Natasha Pegler" w:date="2022-10-23T17:25:00Z">
              <w:r w:rsidR="006237AE">
                <w:rPr>
                  <w:rFonts w:ascii="Arial" w:hAnsi="Arial" w:cs="Arial"/>
                  <w:color w:val="404040" w:themeColor="text1" w:themeTint="BF"/>
                  <w:sz w:val="20"/>
                  <w:szCs w:val="24"/>
                  <w:lang w:eastAsia="zh-CN"/>
                </w:rPr>
                <w:t xml:space="preserve"> their words</w:t>
              </w:r>
            </w:ins>
            <w:r>
              <w:rPr>
                <w:rFonts w:ascii="Arial" w:hAnsi="Arial" w:cs="Arial"/>
                <w:color w:val="404040" w:themeColor="text1" w:themeTint="BF"/>
                <w:sz w:val="20"/>
                <w:szCs w:val="24"/>
                <w:lang w:eastAsia="zh-CN"/>
              </w:rPr>
              <w:t xml:space="preserve">. </w:t>
            </w:r>
            <w:del w:id="4" w:author="Natasha Pegler" w:date="2022-10-23T17:30:00Z">
              <w:r w:rsidDel="00DD5FE7">
                <w:rPr>
                  <w:rFonts w:ascii="Arial" w:hAnsi="Arial" w:cs="Arial"/>
                  <w:color w:val="404040" w:themeColor="text1" w:themeTint="BF"/>
                  <w:sz w:val="20"/>
                  <w:szCs w:val="24"/>
                  <w:lang w:eastAsia="zh-CN"/>
                </w:rPr>
                <w:delText>For e</w:delText>
              </w:r>
            </w:del>
            <w:ins w:id="5" w:author="Natasha Pegler" w:date="2022-10-23T17:30:00Z">
              <w:r w:rsidR="00DD5FE7">
                <w:rPr>
                  <w:rFonts w:ascii="Arial" w:hAnsi="Arial" w:cs="Arial"/>
                  <w:color w:val="404040" w:themeColor="text1" w:themeTint="BF"/>
                  <w:sz w:val="20"/>
                  <w:szCs w:val="24"/>
                  <w:lang w:eastAsia="zh-CN"/>
                </w:rPr>
                <w:t>E</w:t>
              </w:r>
            </w:ins>
            <w:r>
              <w:rPr>
                <w:rFonts w:ascii="Arial" w:hAnsi="Arial" w:cs="Arial"/>
                <w:color w:val="404040" w:themeColor="text1" w:themeTint="BF"/>
                <w:sz w:val="20"/>
                <w:szCs w:val="24"/>
                <w:lang w:eastAsia="zh-CN"/>
              </w:rPr>
              <w:t xml:space="preserve">nvironmental </w:t>
            </w:r>
            <w:del w:id="6" w:author="Natasha Pegler" w:date="2022-10-23T17:30:00Z">
              <w:r w:rsidDel="00DD5FE7">
                <w:rPr>
                  <w:rFonts w:ascii="Arial" w:hAnsi="Arial" w:cs="Arial"/>
                  <w:color w:val="404040" w:themeColor="text1" w:themeTint="BF"/>
                  <w:sz w:val="20"/>
                  <w:szCs w:val="24"/>
                  <w:lang w:eastAsia="zh-CN"/>
                </w:rPr>
                <w:delText xml:space="preserve">voice </w:delText>
              </w:r>
            </w:del>
            <w:ins w:id="7" w:author="Natasha Pegler" w:date="2022-10-23T17:30:00Z">
              <w:r w:rsidR="00DD5FE7">
                <w:rPr>
                  <w:rFonts w:ascii="Arial" w:hAnsi="Arial" w:cs="Arial"/>
                  <w:color w:val="404040" w:themeColor="text1" w:themeTint="BF"/>
                  <w:sz w:val="20"/>
                  <w:szCs w:val="24"/>
                  <w:lang w:eastAsia="zh-CN"/>
                </w:rPr>
                <w:t>sound</w:t>
              </w:r>
              <w:r w:rsidR="00DD5FE7">
                <w:rPr>
                  <w:rFonts w:ascii="Arial" w:hAnsi="Arial" w:cs="Arial"/>
                  <w:color w:val="404040" w:themeColor="text1" w:themeTint="BF"/>
                  <w:sz w:val="20"/>
                  <w:szCs w:val="24"/>
                  <w:lang w:eastAsia="zh-CN"/>
                </w:rPr>
                <w:t xml:space="preserve"> </w:t>
              </w:r>
            </w:ins>
            <w:r>
              <w:rPr>
                <w:rFonts w:ascii="Arial" w:hAnsi="Arial" w:cs="Arial"/>
                <w:color w:val="404040" w:themeColor="text1" w:themeTint="BF"/>
                <w:sz w:val="20"/>
                <w:szCs w:val="24"/>
                <w:lang w:eastAsia="zh-CN"/>
              </w:rPr>
              <w:t>identification</w:t>
            </w:r>
            <w:del w:id="8" w:author="Natasha Pegler" w:date="2022-10-23T17:30:00Z">
              <w:r w:rsidDel="00DD5FE7">
                <w:rPr>
                  <w:rFonts w:ascii="Arial" w:hAnsi="Arial" w:cs="Arial"/>
                  <w:color w:val="404040" w:themeColor="text1" w:themeTint="BF"/>
                  <w:sz w:val="20"/>
                  <w:szCs w:val="24"/>
                  <w:lang w:eastAsia="zh-CN"/>
                </w:rPr>
                <w:delText>, it</w:delText>
              </w:r>
            </w:del>
            <w:r>
              <w:rPr>
                <w:rFonts w:ascii="Arial" w:hAnsi="Arial" w:cs="Arial"/>
                <w:color w:val="404040" w:themeColor="text1" w:themeTint="BF"/>
                <w:sz w:val="20"/>
                <w:szCs w:val="24"/>
                <w:lang w:eastAsia="zh-CN"/>
              </w:rPr>
              <w:t xml:space="preserve"> is a field based on using machine</w:t>
            </w:r>
            <w:ins w:id="9" w:author="Natasha Pegler" w:date="2022-10-23T17:30:00Z">
              <w:r w:rsidR="00DD5FE7">
                <w:rPr>
                  <w:rFonts w:ascii="Arial" w:hAnsi="Arial" w:cs="Arial"/>
                  <w:color w:val="404040" w:themeColor="text1" w:themeTint="BF"/>
                  <w:sz w:val="20"/>
                  <w:szCs w:val="24"/>
                  <w:lang w:eastAsia="zh-CN"/>
                </w:rPr>
                <w:t xml:space="preserve"> learning</w:t>
              </w:r>
            </w:ins>
            <w:r>
              <w:rPr>
                <w:rFonts w:ascii="Arial" w:hAnsi="Arial" w:cs="Arial"/>
                <w:color w:val="404040" w:themeColor="text1" w:themeTint="BF"/>
                <w:sz w:val="20"/>
                <w:szCs w:val="24"/>
                <w:lang w:eastAsia="zh-CN"/>
              </w:rPr>
              <w:t xml:space="preserve"> models to identify sources of noise. This paper firstly presents the problem statement of</w:t>
            </w:r>
            <w:ins w:id="10" w:author="Natasha Pegler" w:date="2022-10-23T17:30:00Z">
              <w:r w:rsidR="00DD5FE7">
                <w:rPr>
                  <w:rFonts w:ascii="Arial" w:hAnsi="Arial" w:cs="Arial"/>
                  <w:color w:val="404040" w:themeColor="text1" w:themeTint="BF"/>
                  <w:sz w:val="20"/>
                  <w:szCs w:val="24"/>
                  <w:lang w:eastAsia="zh-CN"/>
                </w:rPr>
                <w:t xml:space="preserve"> a</w:t>
              </w:r>
            </w:ins>
            <w:r>
              <w:rPr>
                <w:rFonts w:ascii="Arial" w:hAnsi="Arial" w:cs="Arial"/>
                <w:color w:val="404040" w:themeColor="text1" w:themeTint="BF"/>
                <w:sz w:val="20"/>
                <w:szCs w:val="24"/>
                <w:lang w:eastAsia="zh-CN"/>
              </w:rPr>
              <w:t xml:space="preserve"> privacy issue that should be</w:t>
            </w:r>
            <w:r>
              <w:rPr>
                <w:rFonts w:ascii="Arial" w:hAnsi="Arial" w:cs="Arial"/>
                <w:color w:val="404040" w:themeColor="text1" w:themeTint="BF"/>
                <w:sz w:val="20"/>
                <w:szCs w:val="24"/>
                <w:lang w:eastAsia="zh-CN"/>
              </w:rPr>
              <w:t xml:space="preserve"> considered in </w:t>
            </w:r>
            <w:del w:id="11" w:author="Natasha Pegler" w:date="2022-10-23T17:30:00Z">
              <w:r w:rsidDel="00DD5FE7">
                <w:rPr>
                  <w:rFonts w:ascii="Arial" w:hAnsi="Arial" w:cs="Arial"/>
                  <w:color w:val="404040" w:themeColor="text1" w:themeTint="BF"/>
                  <w:sz w:val="20"/>
                  <w:szCs w:val="24"/>
                  <w:lang w:eastAsia="zh-CN"/>
                </w:rPr>
                <w:delText xml:space="preserve">voice </w:delText>
              </w:r>
            </w:del>
            <w:ins w:id="12" w:author="Natasha Pegler" w:date="2022-10-23T17:30:00Z">
              <w:r w:rsidR="00DD5FE7">
                <w:rPr>
                  <w:rFonts w:ascii="Arial" w:hAnsi="Arial" w:cs="Arial"/>
                  <w:color w:val="404040" w:themeColor="text1" w:themeTint="BF"/>
                  <w:sz w:val="20"/>
                  <w:szCs w:val="24"/>
                  <w:lang w:eastAsia="zh-CN"/>
                </w:rPr>
                <w:t>audio</w:t>
              </w:r>
              <w:r w:rsidR="00DD5FE7">
                <w:rPr>
                  <w:rFonts w:ascii="Arial" w:hAnsi="Arial" w:cs="Arial"/>
                  <w:color w:val="404040" w:themeColor="text1" w:themeTint="BF"/>
                  <w:sz w:val="20"/>
                  <w:szCs w:val="24"/>
                  <w:lang w:eastAsia="zh-CN"/>
                </w:rPr>
                <w:t xml:space="preserve"> </w:t>
              </w:r>
            </w:ins>
            <w:r>
              <w:rPr>
                <w:rFonts w:ascii="Arial" w:hAnsi="Arial" w:cs="Arial"/>
                <w:color w:val="404040" w:themeColor="text1" w:themeTint="BF"/>
                <w:sz w:val="20"/>
                <w:szCs w:val="24"/>
                <w:lang w:eastAsia="zh-CN"/>
              </w:rPr>
              <w:t xml:space="preserve">recognition. Secondly, this paper briefly describes the background to the application of sound recognition in the environment. Thirdly, </w:t>
            </w:r>
            <w:del w:id="13" w:author="Natasha Pegler" w:date="2022-10-23T17:31:00Z">
              <w:r w:rsidDel="00DD5FE7">
                <w:rPr>
                  <w:rFonts w:ascii="Arial" w:hAnsi="Arial" w:cs="Arial"/>
                  <w:color w:val="404040" w:themeColor="text1" w:themeTint="BF"/>
                  <w:sz w:val="20"/>
                  <w:szCs w:val="24"/>
                  <w:lang w:eastAsia="zh-CN"/>
                </w:rPr>
                <w:delText>the article</w:delText>
              </w:r>
            </w:del>
            <w:ins w:id="14" w:author="Natasha Pegler" w:date="2022-10-23T17:31:00Z">
              <w:r w:rsidR="00DD5FE7">
                <w:rPr>
                  <w:rFonts w:ascii="Arial" w:hAnsi="Arial" w:cs="Arial"/>
                  <w:color w:val="404040" w:themeColor="text1" w:themeTint="BF"/>
                  <w:sz w:val="20"/>
                  <w:szCs w:val="24"/>
                  <w:lang w:eastAsia="zh-CN"/>
                </w:rPr>
                <w:t>we</w:t>
              </w:r>
            </w:ins>
            <w:r>
              <w:rPr>
                <w:rFonts w:ascii="Arial" w:hAnsi="Arial" w:cs="Arial"/>
                <w:color w:val="404040" w:themeColor="text1" w:themeTint="BF"/>
                <w:sz w:val="20"/>
                <w:szCs w:val="24"/>
                <w:lang w:eastAsia="zh-CN"/>
              </w:rPr>
              <w:t xml:space="preserve"> will outline the proposed solution</w:t>
            </w:r>
            <w:del w:id="15" w:author="Natasha Pegler" w:date="2022-10-23T17:31:00Z">
              <w:r w:rsidDel="00DD5FE7">
                <w:rPr>
                  <w:rFonts w:ascii="Arial" w:hAnsi="Arial" w:cs="Arial"/>
                  <w:color w:val="404040" w:themeColor="text1" w:themeTint="BF"/>
                  <w:sz w:val="20"/>
                  <w:szCs w:val="24"/>
                  <w:lang w:eastAsia="zh-CN"/>
                </w:rPr>
                <w:delText>s</w:delText>
              </w:r>
            </w:del>
            <w:r>
              <w:rPr>
                <w:rFonts w:ascii="Arial" w:hAnsi="Arial" w:cs="Arial"/>
                <w:color w:val="404040" w:themeColor="text1" w:themeTint="BF"/>
                <w:sz w:val="20"/>
                <w:szCs w:val="24"/>
                <w:lang w:eastAsia="zh-CN"/>
              </w:rPr>
              <w:t xml:space="preserve"> based on </w:t>
            </w:r>
            <w:del w:id="16" w:author="Natasha Pegler" w:date="2022-10-23T17:31:00Z">
              <w:r w:rsidDel="00DD5FE7">
                <w:rPr>
                  <w:rFonts w:ascii="Arial" w:hAnsi="Arial" w:cs="Arial"/>
                  <w:color w:val="404040" w:themeColor="text1" w:themeTint="BF"/>
                  <w:sz w:val="20"/>
                  <w:szCs w:val="24"/>
                  <w:lang w:eastAsia="zh-CN"/>
                </w:rPr>
                <w:delText xml:space="preserve">the </w:delText>
              </w:r>
            </w:del>
            <w:r>
              <w:rPr>
                <w:rFonts w:ascii="Arial" w:hAnsi="Arial" w:cs="Arial"/>
                <w:color w:val="404040" w:themeColor="text1" w:themeTint="BF"/>
                <w:sz w:val="20"/>
                <w:szCs w:val="24"/>
                <w:lang w:eastAsia="zh-CN"/>
              </w:rPr>
              <w:t>deep learning and machine learning alg</w:t>
            </w:r>
            <w:r>
              <w:rPr>
                <w:rFonts w:ascii="Arial" w:hAnsi="Arial" w:cs="Arial"/>
                <w:color w:val="404040" w:themeColor="text1" w:themeTint="BF"/>
                <w:sz w:val="20"/>
                <w:szCs w:val="24"/>
                <w:lang w:eastAsia="zh-CN"/>
              </w:rPr>
              <w:t>orithm</w:t>
            </w:r>
            <w:ins w:id="17" w:author="Natasha Pegler" w:date="2022-10-23T17:31:00Z">
              <w:r w:rsidR="00DD5FE7">
                <w:rPr>
                  <w:rFonts w:ascii="Arial" w:hAnsi="Arial" w:cs="Arial"/>
                  <w:color w:val="404040" w:themeColor="text1" w:themeTint="BF"/>
                  <w:sz w:val="20"/>
                  <w:szCs w:val="24"/>
                  <w:lang w:eastAsia="zh-CN"/>
                </w:rPr>
                <w:t>s</w:t>
              </w:r>
            </w:ins>
            <w:r>
              <w:rPr>
                <w:rFonts w:ascii="Arial" w:hAnsi="Arial" w:cs="Arial"/>
                <w:color w:val="404040" w:themeColor="text1" w:themeTint="BF"/>
                <w:sz w:val="20"/>
                <w:szCs w:val="24"/>
                <w:lang w:eastAsia="zh-CN"/>
              </w:rPr>
              <w:t xml:space="preserve">. </w:t>
            </w:r>
            <w:del w:id="18" w:author="Natasha Pegler" w:date="2022-10-23T17:31:00Z">
              <w:r w:rsidDel="00DD5FE7">
                <w:rPr>
                  <w:rFonts w:ascii="Arial" w:hAnsi="Arial" w:cs="Arial"/>
                  <w:color w:val="404040" w:themeColor="text1" w:themeTint="BF"/>
                  <w:sz w:val="20"/>
                  <w:szCs w:val="24"/>
                  <w:lang w:eastAsia="zh-CN"/>
                </w:rPr>
                <w:delText>It helps to show</w:delText>
              </w:r>
            </w:del>
            <w:del w:id="19" w:author="Natasha Pegler" w:date="2022-10-23T17:34:00Z">
              <w:r w:rsidDel="00DD5FE7">
                <w:rPr>
                  <w:rFonts w:ascii="Arial" w:hAnsi="Arial" w:cs="Arial"/>
                  <w:color w:val="404040" w:themeColor="text1" w:themeTint="BF"/>
                  <w:sz w:val="20"/>
                  <w:szCs w:val="24"/>
                  <w:lang w:eastAsia="zh-CN"/>
                </w:rPr>
                <w:delText xml:space="preserve"> the ideas from a professional perspective </w:delText>
              </w:r>
            </w:del>
            <w:del w:id="20" w:author="Natasha Pegler" w:date="2022-10-23T17:32:00Z">
              <w:r w:rsidDel="00DD5FE7">
                <w:rPr>
                  <w:rFonts w:ascii="Arial" w:hAnsi="Arial" w:cs="Arial"/>
                  <w:color w:val="404040" w:themeColor="text1" w:themeTint="BF"/>
                  <w:sz w:val="20"/>
                  <w:szCs w:val="24"/>
                  <w:lang w:eastAsia="zh-CN"/>
                </w:rPr>
                <w:delText>o</w:delText>
              </w:r>
            </w:del>
            <w:del w:id="21" w:author="Natasha Pegler" w:date="2022-10-23T17:31:00Z">
              <w:r w:rsidDel="00DD5FE7">
                <w:rPr>
                  <w:rFonts w:ascii="Arial" w:hAnsi="Arial" w:cs="Arial"/>
                  <w:color w:val="404040" w:themeColor="text1" w:themeTint="BF"/>
                  <w:sz w:val="20"/>
                  <w:szCs w:val="24"/>
                  <w:lang w:eastAsia="zh-CN"/>
                </w:rPr>
                <w:delText>n</w:delText>
              </w:r>
            </w:del>
            <w:del w:id="22" w:author="Natasha Pegler" w:date="2022-10-23T17:34:00Z">
              <w:r w:rsidDel="00DD5FE7">
                <w:rPr>
                  <w:rFonts w:ascii="Arial" w:hAnsi="Arial" w:cs="Arial"/>
                  <w:color w:val="404040" w:themeColor="text1" w:themeTint="BF"/>
                  <w:sz w:val="20"/>
                  <w:szCs w:val="24"/>
                  <w:lang w:eastAsia="zh-CN"/>
                </w:rPr>
                <w:delText xml:space="preserve"> how solutions can be clearly expressed and understood. </w:delText>
              </w:r>
            </w:del>
            <w:r>
              <w:rPr>
                <w:rFonts w:ascii="Arial" w:hAnsi="Arial" w:cs="Arial"/>
                <w:color w:val="404040" w:themeColor="text1" w:themeTint="BF"/>
                <w:sz w:val="20"/>
                <w:szCs w:val="24"/>
                <w:lang w:eastAsia="zh-CN"/>
              </w:rPr>
              <w:t xml:space="preserve">In addition, </w:t>
            </w:r>
            <w:ins w:id="23" w:author="Natasha Pegler" w:date="2022-10-23T17:33:00Z">
              <w:r w:rsidR="00DD5FE7">
                <w:rPr>
                  <w:rFonts w:ascii="Arial" w:hAnsi="Arial" w:cs="Arial"/>
                  <w:color w:val="404040" w:themeColor="text1" w:themeTint="BF"/>
                  <w:sz w:val="20"/>
                  <w:szCs w:val="24"/>
                  <w:lang w:eastAsia="zh-CN"/>
                </w:rPr>
                <w:t xml:space="preserve">the paper identifies </w:t>
              </w:r>
            </w:ins>
            <w:ins w:id="24" w:author="Natasha Pegler" w:date="2022-10-23T17:32:00Z">
              <w:r w:rsidR="00DD5FE7">
                <w:rPr>
                  <w:rFonts w:ascii="Arial" w:hAnsi="Arial" w:cs="Arial"/>
                  <w:color w:val="404040" w:themeColor="text1" w:themeTint="BF"/>
                  <w:sz w:val="20"/>
                  <w:szCs w:val="24"/>
                  <w:lang w:eastAsia="zh-CN"/>
                </w:rPr>
                <w:t xml:space="preserve">key stakeholders, and </w:t>
              </w:r>
            </w:ins>
            <w:ins w:id="25" w:author="Natasha Pegler" w:date="2022-10-23T17:33:00Z">
              <w:r w:rsidR="00DD5FE7">
                <w:rPr>
                  <w:rFonts w:ascii="Arial" w:hAnsi="Arial" w:cs="Arial"/>
                  <w:color w:val="404040" w:themeColor="text1" w:themeTint="BF"/>
                  <w:sz w:val="20"/>
                  <w:szCs w:val="24"/>
                  <w:lang w:eastAsia="zh-CN"/>
                </w:rPr>
                <w:t xml:space="preserve">discusses </w:t>
              </w:r>
            </w:ins>
            <w:del w:id="26" w:author="Natasha Pegler" w:date="2022-10-23T17:32:00Z">
              <w:r w:rsidDel="00DD5FE7">
                <w:rPr>
                  <w:rFonts w:ascii="Arial" w:hAnsi="Arial" w:cs="Arial"/>
                  <w:color w:val="404040" w:themeColor="text1" w:themeTint="BF"/>
                  <w:sz w:val="20"/>
                  <w:szCs w:val="24"/>
                  <w:lang w:eastAsia="zh-CN"/>
                </w:rPr>
                <w:delText>d</w:delText>
              </w:r>
            </w:del>
            <w:del w:id="27" w:author="Natasha Pegler" w:date="2022-10-23T17:33:00Z">
              <w:r w:rsidDel="00DD5FE7">
                <w:rPr>
                  <w:rFonts w:ascii="Arial" w:hAnsi="Arial" w:cs="Arial"/>
                  <w:color w:val="404040" w:themeColor="text1" w:themeTint="BF"/>
                  <w:sz w:val="20"/>
                  <w:szCs w:val="24"/>
                  <w:lang w:eastAsia="zh-CN"/>
                </w:rPr>
                <w:delText xml:space="preserve">iscussion about stakeholders and </w:delText>
              </w:r>
            </w:del>
            <w:r>
              <w:rPr>
                <w:rFonts w:ascii="Arial" w:hAnsi="Arial" w:cs="Arial"/>
                <w:color w:val="404040" w:themeColor="text1" w:themeTint="BF"/>
                <w:sz w:val="20"/>
                <w:szCs w:val="24"/>
                <w:lang w:eastAsia="zh-CN"/>
              </w:rPr>
              <w:t>their i</w:t>
            </w:r>
            <w:ins w:id="28" w:author="Natasha Pegler" w:date="2022-10-23T17:33:00Z">
              <w:r w:rsidR="00DD5FE7">
                <w:rPr>
                  <w:rFonts w:ascii="Arial" w:hAnsi="Arial" w:cs="Arial"/>
                  <w:color w:val="404040" w:themeColor="text1" w:themeTint="BF"/>
                  <w:sz w:val="20"/>
                  <w:szCs w:val="24"/>
                  <w:lang w:eastAsia="zh-CN"/>
                </w:rPr>
                <w:t>nfluence</w:t>
              </w:r>
            </w:ins>
            <w:del w:id="29" w:author="Natasha Pegler" w:date="2022-10-23T17:33:00Z">
              <w:r w:rsidDel="00DD5FE7">
                <w:rPr>
                  <w:rFonts w:ascii="Arial" w:hAnsi="Arial" w:cs="Arial"/>
                  <w:color w:val="404040" w:themeColor="text1" w:themeTint="BF"/>
                  <w:sz w:val="20"/>
                  <w:szCs w:val="24"/>
                  <w:lang w:eastAsia="zh-CN"/>
                </w:rPr>
                <w:delText>mpacts</w:delText>
              </w:r>
            </w:del>
            <w:r>
              <w:rPr>
                <w:rFonts w:ascii="Arial" w:hAnsi="Arial" w:cs="Arial"/>
                <w:color w:val="404040" w:themeColor="text1" w:themeTint="BF"/>
                <w:sz w:val="20"/>
                <w:szCs w:val="24"/>
                <w:lang w:eastAsia="zh-CN"/>
              </w:rPr>
              <w:t xml:space="preserve"> </w:t>
            </w:r>
            <w:del w:id="30" w:author="Natasha Pegler" w:date="2022-10-23T17:33:00Z">
              <w:r w:rsidDel="00DD5FE7">
                <w:rPr>
                  <w:rFonts w:ascii="Arial" w:hAnsi="Arial" w:cs="Arial"/>
                  <w:color w:val="404040" w:themeColor="text1" w:themeTint="BF"/>
                  <w:sz w:val="20"/>
                  <w:szCs w:val="24"/>
                  <w:lang w:eastAsia="zh-CN"/>
                </w:rPr>
                <w:delText>can influence</w:delText>
              </w:r>
            </w:del>
            <w:ins w:id="31" w:author="Natasha Pegler" w:date="2022-10-23T17:33:00Z">
              <w:r w:rsidR="00DD5FE7">
                <w:rPr>
                  <w:rFonts w:ascii="Arial" w:hAnsi="Arial" w:cs="Arial"/>
                  <w:color w:val="404040" w:themeColor="text1" w:themeTint="BF"/>
                  <w:sz w:val="20"/>
                  <w:szCs w:val="24"/>
                  <w:lang w:eastAsia="zh-CN"/>
                </w:rPr>
                <w:t>on</w:t>
              </w:r>
            </w:ins>
            <w:r>
              <w:rPr>
                <w:rFonts w:ascii="Arial" w:hAnsi="Arial" w:cs="Arial"/>
                <w:color w:val="404040" w:themeColor="text1" w:themeTint="BF"/>
                <w:sz w:val="20"/>
                <w:szCs w:val="24"/>
                <w:lang w:eastAsia="zh-CN"/>
              </w:rPr>
              <w:t xml:space="preserve"> the development and application of environmental sound r</w:t>
            </w:r>
            <w:r>
              <w:rPr>
                <w:rFonts w:ascii="Arial" w:hAnsi="Arial" w:cs="Arial"/>
                <w:color w:val="404040" w:themeColor="text1" w:themeTint="BF"/>
                <w:sz w:val="20"/>
                <w:szCs w:val="24"/>
                <w:lang w:eastAsia="zh-CN"/>
              </w:rPr>
              <w:t xml:space="preserve">ecognition technology. Finally, this report will connect the knowledge of responsible innovation with machine learning in order </w:t>
            </w:r>
            <w:del w:id="32" w:author="Natasha Pegler" w:date="2022-10-23T17:34:00Z">
              <w:r w:rsidDel="00DD5FE7">
                <w:rPr>
                  <w:rFonts w:ascii="Arial" w:hAnsi="Arial" w:cs="Arial"/>
                  <w:color w:val="404040" w:themeColor="text1" w:themeTint="BF"/>
                  <w:sz w:val="20"/>
                  <w:szCs w:val="24"/>
                  <w:lang w:eastAsia="zh-CN"/>
                </w:rPr>
                <w:delText>to provide the technology that</w:delText>
              </w:r>
            </w:del>
            <w:ins w:id="33" w:author="Natasha Pegler" w:date="2022-10-23T17:34:00Z">
              <w:r w:rsidR="00DD5FE7">
                <w:rPr>
                  <w:rFonts w:ascii="Arial" w:hAnsi="Arial" w:cs="Arial"/>
                  <w:color w:val="404040" w:themeColor="text1" w:themeTint="BF"/>
                  <w:sz w:val="20"/>
                  <w:szCs w:val="24"/>
                  <w:lang w:eastAsia="zh-CN"/>
                </w:rPr>
                <w:t>ensure our solution</w:t>
              </w:r>
            </w:ins>
            <w:r>
              <w:rPr>
                <w:rFonts w:ascii="Arial" w:hAnsi="Arial" w:cs="Arial"/>
                <w:color w:val="404040" w:themeColor="text1" w:themeTint="BF"/>
                <w:sz w:val="20"/>
                <w:szCs w:val="24"/>
                <w:lang w:eastAsia="zh-CN"/>
              </w:rPr>
              <w:t xml:space="preserve"> can help in </w:t>
            </w:r>
            <w:ins w:id="34" w:author="Natasha Pegler" w:date="2022-10-23T17:34:00Z">
              <w:r w:rsidR="00DD5FE7">
                <w:rPr>
                  <w:rFonts w:ascii="Arial" w:hAnsi="Arial" w:cs="Arial"/>
                  <w:color w:val="404040" w:themeColor="text1" w:themeTint="BF"/>
                  <w:sz w:val="20"/>
                  <w:szCs w:val="24"/>
                  <w:lang w:eastAsia="zh-CN"/>
                </w:rPr>
                <w:t xml:space="preserve">responsible </w:t>
              </w:r>
            </w:ins>
            <w:r>
              <w:rPr>
                <w:rFonts w:ascii="Arial" w:hAnsi="Arial" w:cs="Arial"/>
                <w:color w:val="404040" w:themeColor="text1" w:themeTint="BF"/>
                <w:sz w:val="20"/>
                <w:szCs w:val="24"/>
                <w:lang w:eastAsia="zh-CN"/>
              </w:rPr>
              <w:t>environmental sound recognition and achieve greater results and progress in the indus</w:t>
            </w:r>
            <w:r>
              <w:rPr>
                <w:rFonts w:ascii="Arial" w:hAnsi="Arial" w:cs="Arial"/>
                <w:color w:val="404040" w:themeColor="text1" w:themeTint="BF"/>
                <w:sz w:val="20"/>
                <w:szCs w:val="24"/>
                <w:lang w:eastAsia="zh-CN"/>
              </w:rPr>
              <w:t>try.</w:t>
            </w:r>
          </w:p>
        </w:tc>
        <w:tc>
          <w:tcPr>
            <w:tcW w:w="222" w:type="pct"/>
            <w:shd w:val="clear" w:color="auto" w:fill="FBCB75"/>
            <w:vAlign w:val="top"/>
          </w:tcPr>
          <w:p w14:paraId="2D792987" w14:textId="77777777" w:rsidR="004555E4" w:rsidRDefault="004555E4">
            <w:pPr>
              <w:spacing w:after="0"/>
              <w:rPr>
                <w:rFonts w:ascii="Arial" w:hAnsi="Arial" w:cs="Arial"/>
                <w:color w:val="404040" w:themeColor="text1" w:themeTint="BF"/>
                <w:sz w:val="20"/>
                <w:szCs w:val="24"/>
              </w:rPr>
            </w:pPr>
          </w:p>
        </w:tc>
        <w:tc>
          <w:tcPr>
            <w:tcW w:w="1933" w:type="pct"/>
          </w:tcPr>
          <w:p w14:paraId="1C3AF4A4" w14:textId="77777777" w:rsidR="004555E4" w:rsidRDefault="00680EE6">
            <w:pPr>
              <w:spacing w:after="0"/>
              <w:jc w:val="center"/>
              <w:rPr>
                <w:rFonts w:ascii="Arial" w:hAnsi="Arial" w:cs="Arial"/>
                <w:color w:val="404040" w:themeColor="text1" w:themeTint="BF"/>
                <w:sz w:val="20"/>
                <w:szCs w:val="24"/>
              </w:rPr>
            </w:pPr>
            <w:r>
              <w:rPr>
                <w:rFonts w:ascii="Arial" w:hAnsi="Arial" w:cs="Arial"/>
                <w:noProof/>
                <w:color w:val="404040" w:themeColor="text1" w:themeTint="BF"/>
                <w:sz w:val="20"/>
                <w:szCs w:val="24"/>
              </w:rPr>
              <mc:AlternateContent>
                <mc:Choice Requires="wps">
                  <w:drawing>
                    <wp:inline distT="0" distB="0" distL="0" distR="0" wp14:anchorId="522B62BA" wp14:editId="65774E89">
                      <wp:extent cx="2324100" cy="3225800"/>
                      <wp:effectExtent l="0" t="0" r="0" b="0"/>
                      <wp:docPr id="8" name="Rounded Rectangle 8"/>
                      <wp:cNvGraphicFramePr/>
                      <a:graphic xmlns:a="http://schemas.openxmlformats.org/drawingml/2006/main">
                        <a:graphicData uri="http://schemas.microsoft.com/office/word/2010/wordprocessingShape">
                          <wps:wsp>
                            <wps:cNvSpPr/>
                            <wps:spPr>
                              <a:xfrm>
                                <a:off x="4699000" y="1511300"/>
                                <a:ext cx="2324100" cy="3225800"/>
                              </a:xfrm>
                              <a:prstGeom prst="roundRect">
                                <a:avLst>
                                  <a:gd name="adj" fmla="val 9836"/>
                                </a:avLst>
                              </a:prstGeom>
                              <a:blipFill dpi="0" rotWithShape="1">
                                <a:blip r:embed="rId14" cstate="print">
                                  <a:extLst>
                                    <a:ext uri="{28A0092B-C50C-407E-A947-70E740481C1C}">
                                      <a14:useLocalDpi xmlns:a14="http://schemas.microsoft.com/office/drawing/2010/main" val="0"/>
                                    </a:ext>
                                  </a:extLst>
                                </a:blip>
                                <a:srcRect/>
                                <a:stretch>
                                  <a:fillRect l="-52226" r="-56052"/>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xmlns:wpsCustomData="http://www.wps.cn/officeDocument/2013/wpsCustomData">
                  <w:pict>
                    <v:roundrect id="Rounded Rectangle 8" o:spid="_x0000_s1026" o:spt="2" style="height:254pt;width:183pt;v-text-anchor:middle;" filled="t" stroked="f" coordsize="21600,21600" arcsize="0.0983796296296296" o:gfxdata="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">
                      <v:fill type="frame" on="t" focussize="0,0" recolor="t" rotate="t" r:id="rId15"/>
                      <v:stroke on="f" weight="2pt"/>
                      <v:imagedata o:title=""/>
                      <o:lock v:ext="edit" aspectratio="f"/>
                      <w10:wrap type="none"/>
                      <w10:anchorlock/>
                    </v:roundrect>
                  </w:pict>
                </mc:Fallback>
              </mc:AlternateContent>
            </w:r>
          </w:p>
        </w:tc>
      </w:tr>
    </w:tbl>
    <w:p w14:paraId="3CFBA4F9" w14:textId="77777777" w:rsidR="004555E4" w:rsidRDefault="004555E4">
      <w:pPr>
        <w:rPr>
          <w:rFonts w:ascii="Arial" w:hAnsi="Arial" w:cs="Arial"/>
          <w:color w:val="404040" w:themeColor="text1" w:themeTint="BF"/>
          <w:sz w:val="20"/>
          <w:szCs w:val="24"/>
        </w:rPr>
      </w:pPr>
    </w:p>
    <w:p w14:paraId="1CF4BED3" w14:textId="77777777" w:rsidR="004555E4" w:rsidRDefault="00680EE6">
      <w:pPr>
        <w:pStyle w:val="Heading2"/>
        <w:rPr>
          <w:rFonts w:ascii="Arial" w:hAnsi="Arial" w:cs="Arial"/>
          <w:spacing w:val="0"/>
          <w:sz w:val="28"/>
          <w:szCs w:val="28"/>
        </w:rPr>
      </w:pPr>
      <w:r>
        <w:rPr>
          <w:rFonts w:ascii="Arial" w:hAnsi="Arial" w:cs="Arial"/>
          <w:spacing w:val="0"/>
          <w:sz w:val="28"/>
          <w:szCs w:val="28"/>
        </w:rPr>
        <w:t>Problem STATEMENT</w:t>
      </w:r>
      <w:r>
        <w:rPr>
          <w:rFonts w:ascii="Arial" w:hAnsi="Arial" w:cs="Arial"/>
          <w:sz w:val="20"/>
          <w:szCs w:val="24"/>
        </w:rPr>
        <w:t>.</w:t>
      </w:r>
    </w:p>
    <w:p w14:paraId="74495A60" w14:textId="526135DD" w:rsidR="004555E4" w:rsidRDefault="00680EE6">
      <w:pPr>
        <w:jc w:val="both"/>
        <w:rPr>
          <w:rFonts w:ascii="Arial" w:hAnsi="Arial" w:cs="Arial"/>
          <w:color w:val="404040" w:themeColor="text1" w:themeTint="BF"/>
          <w:sz w:val="20"/>
          <w:szCs w:val="24"/>
        </w:rPr>
      </w:pPr>
      <w:r>
        <w:rPr>
          <w:rFonts w:ascii="Arial" w:hAnsi="Arial" w:cs="Arial"/>
          <w:color w:val="404040" w:themeColor="text1" w:themeTint="BF"/>
          <w:sz w:val="20"/>
          <w:szCs w:val="24"/>
        </w:rPr>
        <w:t xml:space="preserve">With the rapid development of technology in the 21st century, voice recognition technology has been iterated and updated to reach a state of usability in noisy environmental scenarios. Since the rise of deep learning </w:t>
      </w:r>
      <w:r>
        <w:rPr>
          <w:rFonts w:ascii="Arial" w:hAnsi="Arial" w:cs="Arial"/>
          <w:color w:val="404040" w:themeColor="text1" w:themeTint="BF"/>
          <w:sz w:val="20"/>
          <w:szCs w:val="24"/>
        </w:rPr>
        <w:t xml:space="preserve">technologies, the technical shortcomings of voice recognition in terms of accuracy and speed have been reduced and industry acceptance of voice recognition has increased. However, with the rapid development of the technology, the hidden </w:t>
      </w:r>
      <w:del w:id="35" w:author="Natasha Pegler" w:date="2022-10-23T17:51:00Z">
        <w:r w:rsidDel="005E49AC">
          <w:rPr>
            <w:rFonts w:ascii="Arial" w:hAnsi="Arial" w:cs="Arial"/>
            <w:color w:val="404040" w:themeColor="text1" w:themeTint="BF"/>
            <w:sz w:val="20"/>
            <w:szCs w:val="24"/>
          </w:rPr>
          <w:delText>'</w:delText>
        </w:r>
      </w:del>
      <w:r>
        <w:rPr>
          <w:rFonts w:ascii="Arial" w:hAnsi="Arial" w:cs="Arial"/>
          <w:color w:val="404040" w:themeColor="text1" w:themeTint="BF"/>
          <w:sz w:val="20"/>
          <w:szCs w:val="24"/>
        </w:rPr>
        <w:t>privacy</w:t>
      </w:r>
      <w:del w:id="36" w:author="Natasha Pegler" w:date="2022-10-23T17:51:00Z">
        <w:r w:rsidDel="005E49AC">
          <w:rPr>
            <w:rFonts w:ascii="Arial" w:hAnsi="Arial" w:cs="Arial"/>
            <w:color w:val="404040" w:themeColor="text1" w:themeTint="BF"/>
            <w:sz w:val="20"/>
            <w:szCs w:val="24"/>
          </w:rPr>
          <w:delText>'</w:delText>
        </w:r>
      </w:del>
      <w:r>
        <w:rPr>
          <w:rFonts w:ascii="Arial" w:hAnsi="Arial" w:cs="Arial"/>
          <w:color w:val="404040" w:themeColor="text1" w:themeTint="BF"/>
          <w:sz w:val="20"/>
          <w:szCs w:val="24"/>
        </w:rPr>
        <w:t xml:space="preserve"> </w:t>
      </w:r>
      <w:del w:id="37" w:author="Natasha Pegler" w:date="2022-10-23T17:51:00Z">
        <w:r w:rsidDel="005E49AC">
          <w:rPr>
            <w:rFonts w:ascii="Arial" w:hAnsi="Arial" w:cs="Arial"/>
            <w:color w:val="404040" w:themeColor="text1" w:themeTint="BF"/>
            <w:sz w:val="20"/>
            <w:szCs w:val="24"/>
          </w:rPr>
          <w:delText>protectio</w:delText>
        </w:r>
        <w:r w:rsidDel="005E49AC">
          <w:rPr>
            <w:rFonts w:ascii="Arial" w:hAnsi="Arial" w:cs="Arial"/>
            <w:color w:val="404040" w:themeColor="text1" w:themeTint="BF"/>
            <w:sz w:val="20"/>
            <w:szCs w:val="24"/>
          </w:rPr>
          <w:delText>n</w:delText>
        </w:r>
      </w:del>
      <w:ins w:id="38" w:author="Natasha Pegler" w:date="2022-10-23T17:51:00Z">
        <w:r w:rsidR="005E49AC">
          <w:rPr>
            <w:rFonts w:ascii="Arial" w:hAnsi="Arial" w:cs="Arial"/>
            <w:color w:val="404040" w:themeColor="text1" w:themeTint="BF"/>
            <w:sz w:val="20"/>
            <w:szCs w:val="24"/>
          </w:rPr>
          <w:t>concern</w:t>
        </w:r>
      </w:ins>
      <w:r>
        <w:rPr>
          <w:rFonts w:ascii="Arial" w:hAnsi="Arial" w:cs="Arial"/>
          <w:color w:val="404040" w:themeColor="text1" w:themeTint="BF"/>
          <w:sz w:val="20"/>
          <w:szCs w:val="24"/>
        </w:rPr>
        <w:t>s have been exposed to society and have attracted significant ethical and legal attention.</w:t>
      </w:r>
    </w:p>
    <w:p w14:paraId="3D1CF7C8" w14:textId="1A57A1D7" w:rsidR="004555E4" w:rsidRDefault="00680EE6">
      <w:pPr>
        <w:jc w:val="both"/>
        <w:rPr>
          <w:rFonts w:ascii="Arial" w:hAnsi="Arial" w:cs="Arial"/>
          <w:color w:val="404040" w:themeColor="text1" w:themeTint="BF"/>
          <w:sz w:val="20"/>
          <w:szCs w:val="24"/>
        </w:rPr>
      </w:pPr>
      <w:r>
        <w:rPr>
          <w:rFonts w:ascii="Arial" w:hAnsi="Arial" w:cs="Arial"/>
          <w:color w:val="404040" w:themeColor="text1" w:themeTint="BF"/>
          <w:sz w:val="20"/>
          <w:szCs w:val="24"/>
        </w:rPr>
        <w:t xml:space="preserve">In particular, </w:t>
      </w:r>
      <w:del w:id="39" w:author="Natasha Pegler" w:date="2022-10-23T17:51:00Z">
        <w:r w:rsidDel="005E49AC">
          <w:rPr>
            <w:rFonts w:ascii="Arial" w:hAnsi="Arial" w:cs="Arial"/>
            <w:color w:val="404040" w:themeColor="text1" w:themeTint="BF"/>
            <w:sz w:val="20"/>
            <w:szCs w:val="24"/>
          </w:rPr>
          <w:delText xml:space="preserve">in </w:delText>
        </w:r>
      </w:del>
      <w:r>
        <w:rPr>
          <w:rFonts w:ascii="Arial" w:hAnsi="Arial" w:cs="Arial"/>
          <w:color w:val="404040" w:themeColor="text1" w:themeTint="BF"/>
          <w:sz w:val="20"/>
          <w:szCs w:val="24"/>
        </w:rPr>
        <w:t>environmental sound recognition technology</w:t>
      </w:r>
      <w:del w:id="40" w:author="Natasha Pegler" w:date="2022-10-23T17:52:00Z">
        <w:r w:rsidDel="005E49AC">
          <w:rPr>
            <w:rFonts w:ascii="Arial" w:hAnsi="Arial" w:cs="Arial"/>
            <w:color w:val="404040" w:themeColor="text1" w:themeTint="BF"/>
            <w:sz w:val="20"/>
            <w:szCs w:val="24"/>
          </w:rPr>
          <w:delText>,</w:delText>
        </w:r>
      </w:del>
      <w:r>
        <w:rPr>
          <w:rFonts w:ascii="Arial" w:hAnsi="Arial" w:cs="Arial"/>
          <w:color w:val="404040" w:themeColor="text1" w:themeTint="BF"/>
          <w:sz w:val="20"/>
          <w:szCs w:val="24"/>
        </w:rPr>
        <w:t xml:space="preserve"> </w:t>
      </w:r>
      <w:del w:id="41" w:author="Natasha Pegler" w:date="2022-10-23T17:51:00Z">
        <w:r w:rsidDel="005E49AC">
          <w:rPr>
            <w:rFonts w:ascii="Arial" w:hAnsi="Arial" w:cs="Arial"/>
            <w:color w:val="404040" w:themeColor="text1" w:themeTint="BF"/>
            <w:sz w:val="20"/>
            <w:szCs w:val="24"/>
          </w:rPr>
          <w:delText>which was originally used to study various sounds in ecological environments over time, for the public</w:delText>
        </w:r>
        <w:r w:rsidDel="005E49AC">
          <w:rPr>
            <w:rFonts w:ascii="Arial" w:hAnsi="Arial" w:cs="Arial"/>
            <w:color w:val="404040" w:themeColor="text1" w:themeTint="BF"/>
            <w:sz w:val="20"/>
            <w:szCs w:val="24"/>
          </w:rPr>
          <w:delText xml:space="preserve"> good</w:delText>
        </w:r>
      </w:del>
      <w:ins w:id="42" w:author="Natasha Pegler" w:date="2022-10-23T17:51:00Z">
        <w:r w:rsidR="005E49AC">
          <w:rPr>
            <w:rFonts w:ascii="Arial" w:hAnsi="Arial" w:cs="Arial"/>
            <w:color w:val="404040" w:themeColor="text1" w:themeTint="BF"/>
            <w:sz w:val="20"/>
            <w:szCs w:val="24"/>
          </w:rPr>
          <w:t>is</w:t>
        </w:r>
      </w:ins>
      <w:ins w:id="43" w:author="Natasha Pegler" w:date="2022-10-23T17:52:00Z">
        <w:r w:rsidR="005E49AC">
          <w:rPr>
            <w:rFonts w:ascii="Arial" w:hAnsi="Arial" w:cs="Arial"/>
            <w:color w:val="404040" w:themeColor="text1" w:themeTint="BF"/>
            <w:sz w:val="20"/>
            <w:szCs w:val="24"/>
          </w:rPr>
          <w:t xml:space="preserve"> generally</w:t>
        </w:r>
      </w:ins>
      <w:ins w:id="44" w:author="Natasha Pegler" w:date="2022-10-23T17:51:00Z">
        <w:r w:rsidR="005E49AC">
          <w:rPr>
            <w:rFonts w:ascii="Arial" w:hAnsi="Arial" w:cs="Arial"/>
            <w:color w:val="404040" w:themeColor="text1" w:themeTint="BF"/>
            <w:sz w:val="20"/>
            <w:szCs w:val="24"/>
          </w:rPr>
          <w:t xml:space="preserve"> focuse</w:t>
        </w:r>
      </w:ins>
      <w:ins w:id="45" w:author="Natasha Pegler" w:date="2022-10-23T17:52:00Z">
        <w:r w:rsidR="005E49AC">
          <w:rPr>
            <w:rFonts w:ascii="Arial" w:hAnsi="Arial" w:cs="Arial"/>
            <w:color w:val="404040" w:themeColor="text1" w:themeTint="BF"/>
            <w:sz w:val="20"/>
            <w:szCs w:val="24"/>
          </w:rPr>
          <w:t>d on non-human sources of noise (such as industrial or environmental noise)</w:t>
        </w:r>
      </w:ins>
      <w:r>
        <w:rPr>
          <w:rFonts w:ascii="Arial" w:hAnsi="Arial" w:cs="Arial"/>
          <w:color w:val="404040" w:themeColor="text1" w:themeTint="BF"/>
          <w:sz w:val="20"/>
          <w:szCs w:val="24"/>
        </w:rPr>
        <w:t>.</w:t>
      </w:r>
      <w:ins w:id="46" w:author="Natasha Pegler" w:date="2022-10-23T17:52:00Z">
        <w:r w:rsidR="005E49AC">
          <w:rPr>
            <w:rFonts w:ascii="Arial" w:hAnsi="Arial" w:cs="Arial"/>
            <w:color w:val="404040" w:themeColor="text1" w:themeTint="BF"/>
            <w:sz w:val="20"/>
            <w:szCs w:val="24"/>
          </w:rPr>
          <w:t xml:space="preserve"> As a result, the privacy impacts</w:t>
        </w:r>
      </w:ins>
      <w:ins w:id="47" w:author="Natasha Pegler" w:date="2022-10-23T17:53:00Z">
        <w:r w:rsidR="005E49AC">
          <w:rPr>
            <w:rFonts w:ascii="Arial" w:hAnsi="Arial" w:cs="Arial"/>
            <w:color w:val="404040" w:themeColor="text1" w:themeTint="BF"/>
            <w:sz w:val="20"/>
            <w:szCs w:val="24"/>
          </w:rPr>
          <w:t xml:space="preserve"> of environmental sound recognition technology have not been well exp</w:t>
        </w:r>
      </w:ins>
      <w:ins w:id="48" w:author="Natasha Pegler" w:date="2022-10-23T17:57:00Z">
        <w:r w:rsidR="005E49AC">
          <w:rPr>
            <w:rFonts w:ascii="Arial" w:hAnsi="Arial" w:cs="Arial"/>
            <w:color w:val="404040" w:themeColor="text1" w:themeTint="BF"/>
            <w:sz w:val="20"/>
            <w:szCs w:val="24"/>
          </w:rPr>
          <w:t>l</w:t>
        </w:r>
      </w:ins>
      <w:ins w:id="49" w:author="Natasha Pegler" w:date="2022-10-23T17:53:00Z">
        <w:r w:rsidR="005E49AC">
          <w:rPr>
            <w:rFonts w:ascii="Arial" w:hAnsi="Arial" w:cs="Arial"/>
            <w:color w:val="404040" w:themeColor="text1" w:themeTint="BF"/>
            <w:sz w:val="20"/>
            <w:szCs w:val="24"/>
          </w:rPr>
          <w:t>ored.</w:t>
        </w:r>
      </w:ins>
      <w:r>
        <w:rPr>
          <w:rFonts w:ascii="Arial" w:hAnsi="Arial" w:cs="Arial"/>
          <w:color w:val="404040" w:themeColor="text1" w:themeTint="BF"/>
          <w:sz w:val="20"/>
          <w:szCs w:val="24"/>
        </w:rPr>
        <w:t xml:space="preserve"> People tend to ignore the importance of their privacy when they are in an external environment</w:t>
      </w:r>
      <w:ins w:id="50" w:author="Natasha Pegler" w:date="2022-10-23T17:57:00Z">
        <w:r w:rsidR="005E49AC">
          <w:rPr>
            <w:rFonts w:ascii="Arial" w:hAnsi="Arial" w:cs="Arial"/>
            <w:color w:val="404040" w:themeColor="text1" w:themeTint="BF"/>
            <w:sz w:val="20"/>
            <w:szCs w:val="24"/>
          </w:rPr>
          <w:t>, or may not be aware that they are under surveillance</w:t>
        </w:r>
      </w:ins>
      <w:r>
        <w:rPr>
          <w:rFonts w:ascii="Arial" w:hAnsi="Arial" w:cs="Arial"/>
          <w:color w:val="404040" w:themeColor="text1" w:themeTint="BF"/>
          <w:sz w:val="20"/>
          <w:szCs w:val="24"/>
        </w:rPr>
        <w:t xml:space="preserve">. </w:t>
      </w:r>
      <w:del w:id="51" w:author="Natasha Pegler" w:date="2022-10-23T17:57:00Z">
        <w:r w:rsidDel="005E49AC">
          <w:rPr>
            <w:rFonts w:ascii="Arial" w:hAnsi="Arial" w:cs="Arial"/>
            <w:color w:val="404040" w:themeColor="text1" w:themeTint="BF"/>
            <w:sz w:val="20"/>
            <w:szCs w:val="24"/>
          </w:rPr>
          <w:delText>The definition of privacy is that it represents a type of personal information that is not wanted to be known by others, including not being known in a p</w:delText>
        </w:r>
        <w:r w:rsidDel="005E49AC">
          <w:rPr>
            <w:rFonts w:ascii="Arial" w:hAnsi="Arial" w:cs="Arial"/>
            <w:color w:val="404040" w:themeColor="text1" w:themeTint="BF"/>
            <w:sz w:val="20"/>
            <w:szCs w:val="24"/>
          </w:rPr>
          <w:delText xml:space="preserve">articular form. </w:delText>
        </w:r>
      </w:del>
      <w:r>
        <w:rPr>
          <w:rFonts w:ascii="Arial" w:hAnsi="Arial" w:cs="Arial"/>
          <w:color w:val="404040" w:themeColor="text1" w:themeTint="BF"/>
          <w:sz w:val="20"/>
          <w:szCs w:val="24"/>
        </w:rPr>
        <w:t xml:space="preserve">So, in a sense, the detrimental consequences of </w:t>
      </w:r>
      <w:del w:id="52" w:author="Natasha Pegler" w:date="2022-10-23T17:58:00Z">
        <w:r w:rsidDel="005E49AC">
          <w:rPr>
            <w:rFonts w:ascii="Arial" w:hAnsi="Arial" w:cs="Arial"/>
            <w:color w:val="404040" w:themeColor="text1" w:themeTint="BF"/>
            <w:sz w:val="20"/>
            <w:szCs w:val="24"/>
          </w:rPr>
          <w:delText xml:space="preserve">privacy </w:delText>
        </w:r>
      </w:del>
      <w:ins w:id="53" w:author="Natasha Pegler" w:date="2022-10-23T17:58:00Z">
        <w:r w:rsidR="005E49AC">
          <w:rPr>
            <w:rFonts w:ascii="Arial" w:hAnsi="Arial" w:cs="Arial"/>
            <w:color w:val="404040" w:themeColor="text1" w:themeTint="BF"/>
            <w:sz w:val="20"/>
            <w:szCs w:val="24"/>
          </w:rPr>
          <w:t>priva</w:t>
        </w:r>
        <w:r w:rsidR="005E49AC">
          <w:rPr>
            <w:rFonts w:ascii="Arial" w:hAnsi="Arial" w:cs="Arial"/>
            <w:color w:val="404040" w:themeColor="text1" w:themeTint="BF"/>
            <w:sz w:val="20"/>
            <w:szCs w:val="24"/>
          </w:rPr>
          <w:t>te information</w:t>
        </w:r>
        <w:r w:rsidR="005E49AC">
          <w:rPr>
            <w:rFonts w:ascii="Arial" w:hAnsi="Arial" w:cs="Arial"/>
            <w:color w:val="404040" w:themeColor="text1" w:themeTint="BF"/>
            <w:sz w:val="20"/>
            <w:szCs w:val="24"/>
          </w:rPr>
          <w:t xml:space="preserve"> </w:t>
        </w:r>
      </w:ins>
      <w:r>
        <w:rPr>
          <w:rFonts w:ascii="Arial" w:hAnsi="Arial" w:cs="Arial"/>
          <w:color w:val="404040" w:themeColor="text1" w:themeTint="BF"/>
          <w:sz w:val="20"/>
          <w:szCs w:val="24"/>
        </w:rPr>
        <w:t>being known to others will inevitably arise in the context of the ambient sound recognition technology currently being developed.</w:t>
      </w:r>
    </w:p>
    <w:p w14:paraId="1B5A8482" w14:textId="77777777" w:rsidR="004555E4" w:rsidRDefault="00680EE6">
      <w:pPr>
        <w:pStyle w:val="Heading2"/>
        <w:rPr>
          <w:rFonts w:ascii="Arial" w:hAnsi="Arial" w:cs="Arial"/>
          <w:spacing w:val="0"/>
          <w:sz w:val="28"/>
          <w:szCs w:val="28"/>
        </w:rPr>
      </w:pPr>
      <w:r>
        <w:rPr>
          <w:rFonts w:ascii="Arial" w:hAnsi="Arial" w:cs="Arial"/>
          <w:spacing w:val="0"/>
          <w:sz w:val="28"/>
          <w:szCs w:val="28"/>
        </w:rPr>
        <w:lastRenderedPageBreak/>
        <w:t>Background &amp; context</w:t>
      </w:r>
    </w:p>
    <w:p w14:paraId="7A9A2253" w14:textId="5629CDFC" w:rsidR="004555E4" w:rsidRDefault="00680EE6">
      <w:pPr>
        <w:pStyle w:val="BulletListing"/>
        <w:jc w:val="both"/>
        <w:rPr>
          <w:rFonts w:ascii="Arial" w:hAnsi="Arial" w:cs="Arial"/>
          <w:color w:val="404040" w:themeColor="text1" w:themeTint="BF"/>
          <w:sz w:val="20"/>
          <w:szCs w:val="24"/>
        </w:rPr>
      </w:pPr>
      <w:r>
        <w:rPr>
          <w:rFonts w:ascii="Arial" w:hAnsi="Arial" w:cs="Arial"/>
          <w:b/>
          <w:bCs/>
          <w:color w:val="404040" w:themeColor="text1" w:themeTint="BF"/>
          <w:sz w:val="20"/>
          <w:szCs w:val="24"/>
        </w:rPr>
        <w:t xml:space="preserve">Environmental sound </w:t>
      </w:r>
      <w:del w:id="54" w:author="Natasha Pegler" w:date="2022-10-23T18:08:00Z">
        <w:r w:rsidDel="00EA7A7F">
          <w:rPr>
            <w:rFonts w:ascii="Arial" w:hAnsi="Arial" w:cs="Arial"/>
            <w:b/>
            <w:bCs/>
            <w:color w:val="404040" w:themeColor="text1" w:themeTint="BF"/>
            <w:sz w:val="20"/>
            <w:szCs w:val="24"/>
          </w:rPr>
          <w:delText>identificatio</w:delText>
        </w:r>
        <w:r w:rsidDel="00EA7A7F">
          <w:rPr>
            <w:rFonts w:ascii="Arial" w:hAnsi="Arial" w:cs="Arial"/>
            <w:b/>
            <w:bCs/>
            <w:color w:val="404040" w:themeColor="text1" w:themeTint="BF"/>
            <w:sz w:val="20"/>
            <w:szCs w:val="24"/>
          </w:rPr>
          <w:delText>n</w:delText>
        </w:r>
      </w:del>
      <w:ins w:id="55" w:author="Natasha Pegler" w:date="2022-10-23T18:08:00Z">
        <w:r w:rsidR="00EA7A7F">
          <w:rPr>
            <w:rFonts w:ascii="Arial" w:hAnsi="Arial" w:cs="Arial"/>
            <w:b/>
            <w:bCs/>
            <w:color w:val="404040" w:themeColor="text1" w:themeTint="BF"/>
            <w:sz w:val="20"/>
            <w:szCs w:val="24"/>
          </w:rPr>
          <w:t>recognition</w:t>
        </w:r>
        <w:r w:rsidR="00EA7A7F">
          <w:rPr>
            <w:rFonts w:ascii="Arial" w:hAnsi="Arial" w:cs="Arial"/>
            <w:b/>
            <w:bCs/>
            <w:color w:val="404040" w:themeColor="text1" w:themeTint="BF"/>
            <w:sz w:val="20"/>
            <w:szCs w:val="24"/>
          </w:rPr>
          <w:t xml:space="preserve"> </w:t>
        </w:r>
      </w:ins>
      <w:ins w:id="56" w:author="Natasha Pegler" w:date="2022-10-23T18:00:00Z">
        <w:r w:rsidR="005E49AC">
          <w:rPr>
            <w:rFonts w:ascii="Arial" w:hAnsi="Arial" w:cs="Arial"/>
            <w:b/>
            <w:bCs/>
            <w:color w:val="404040" w:themeColor="text1" w:themeTint="BF"/>
            <w:sz w:val="20"/>
            <w:szCs w:val="24"/>
          </w:rPr>
          <w:t>(ES</w:t>
        </w:r>
      </w:ins>
      <w:ins w:id="57" w:author="Natasha Pegler" w:date="2022-10-23T18:08:00Z">
        <w:r w:rsidR="00EA7A7F">
          <w:rPr>
            <w:rFonts w:ascii="Arial" w:hAnsi="Arial" w:cs="Arial"/>
            <w:b/>
            <w:bCs/>
            <w:color w:val="404040" w:themeColor="text1" w:themeTint="BF"/>
            <w:sz w:val="20"/>
            <w:szCs w:val="24"/>
          </w:rPr>
          <w:t>R</w:t>
        </w:r>
      </w:ins>
      <w:ins w:id="58" w:author="Natasha Pegler" w:date="2022-10-23T18:00:00Z">
        <w:r w:rsidR="005E49AC">
          <w:rPr>
            <w:rFonts w:ascii="Arial" w:hAnsi="Arial" w:cs="Arial"/>
            <w:b/>
            <w:bCs/>
            <w:color w:val="404040" w:themeColor="text1" w:themeTint="BF"/>
            <w:sz w:val="20"/>
            <w:szCs w:val="24"/>
          </w:rPr>
          <w:t>)</w:t>
        </w:r>
      </w:ins>
      <w:r>
        <w:rPr>
          <w:rFonts w:ascii="Arial" w:hAnsi="Arial" w:cs="Arial"/>
          <w:b/>
          <w:bCs/>
          <w:color w:val="404040" w:themeColor="text1" w:themeTint="BF"/>
          <w:sz w:val="20"/>
          <w:szCs w:val="24"/>
        </w:rPr>
        <w:t>:</w:t>
      </w:r>
      <w:r>
        <w:rPr>
          <w:rFonts w:ascii="Arial" w:hAnsi="Arial" w:cs="Arial"/>
          <w:color w:val="404040" w:themeColor="text1" w:themeTint="BF"/>
          <w:sz w:val="20"/>
          <w:szCs w:val="24"/>
        </w:rPr>
        <w:t xml:space="preserve"> </w:t>
      </w:r>
      <w:r>
        <w:rPr>
          <w:rFonts w:ascii="Arial" w:hAnsi="Arial" w:cs="Arial"/>
          <w:color w:val="595959" w:themeColor="text1" w:themeTint="A6"/>
          <w:sz w:val="20"/>
          <w:szCs w:val="24"/>
        </w:rPr>
        <w:t xml:space="preserve">Environmental </w:t>
      </w:r>
      <w:del w:id="59" w:author="Natasha Pegler" w:date="2022-10-23T18:00:00Z">
        <w:r w:rsidDel="005E49AC">
          <w:rPr>
            <w:rFonts w:ascii="Arial" w:hAnsi="Arial" w:cs="Arial"/>
            <w:color w:val="595959" w:themeColor="text1" w:themeTint="A6"/>
            <w:sz w:val="20"/>
            <w:szCs w:val="24"/>
          </w:rPr>
          <w:delText>voice recognition</w:delText>
        </w:r>
      </w:del>
      <w:ins w:id="60" w:author="Natasha Pegler" w:date="2022-10-23T18:00:00Z">
        <w:r w:rsidR="005E49AC">
          <w:rPr>
            <w:rFonts w:ascii="Arial" w:hAnsi="Arial" w:cs="Arial"/>
            <w:color w:val="595959" w:themeColor="text1" w:themeTint="A6"/>
            <w:sz w:val="20"/>
            <w:szCs w:val="24"/>
          </w:rPr>
          <w:t>sound identification</w:t>
        </w:r>
      </w:ins>
      <w:r>
        <w:rPr>
          <w:rFonts w:ascii="Arial" w:hAnsi="Arial" w:cs="Arial"/>
          <w:color w:val="595959" w:themeColor="text1" w:themeTint="A6"/>
          <w:sz w:val="20"/>
          <w:szCs w:val="24"/>
        </w:rPr>
        <w:t xml:space="preserve"> is a cutting-edge technology that integrates multidisciplinary knowledge, covering basic and cutting-edge disciplines such as mathematics and statistics, acoustics and linguistics, computers and artificial intelligence, a</w:t>
      </w:r>
      <w:r>
        <w:rPr>
          <w:rFonts w:ascii="Arial" w:hAnsi="Arial" w:cs="Arial"/>
          <w:color w:val="595959" w:themeColor="text1" w:themeTint="A6"/>
          <w:sz w:val="20"/>
          <w:szCs w:val="24"/>
        </w:rPr>
        <w:t xml:space="preserve">nd is a key link to classify audio in the technology of human-computer and natural interaction. </w:t>
      </w:r>
      <w:del w:id="61" w:author="Natasha Pegler" w:date="2022-10-23T17:59:00Z">
        <w:r w:rsidDel="005E49AC">
          <w:rPr>
            <w:rFonts w:ascii="Arial" w:hAnsi="Arial" w:cs="Arial"/>
            <w:color w:val="595959" w:themeColor="text1" w:themeTint="A6"/>
            <w:sz w:val="20"/>
            <w:szCs w:val="24"/>
          </w:rPr>
          <w:delText xml:space="preserve">Recognition targeting the sounds of the human surroundings. </w:delText>
        </w:r>
      </w:del>
      <w:r>
        <w:rPr>
          <w:rFonts w:ascii="Arial" w:hAnsi="Arial" w:cs="Arial"/>
          <w:color w:val="595959" w:themeColor="text1" w:themeTint="A6"/>
          <w:sz w:val="20"/>
          <w:szCs w:val="20"/>
        </w:rPr>
        <w:t>A monitor unit is installed in a particular environment, where it records and analyses detailed soun</w:t>
      </w:r>
      <w:r>
        <w:rPr>
          <w:rFonts w:ascii="Arial" w:hAnsi="Arial" w:cs="Arial"/>
          <w:color w:val="595959" w:themeColor="text1" w:themeTint="A6"/>
          <w:sz w:val="20"/>
          <w:szCs w:val="20"/>
        </w:rPr>
        <w:t>d levels</w:t>
      </w:r>
      <w:ins w:id="62" w:author="Natasha Pegler" w:date="2022-10-23T17:59:00Z">
        <w:r w:rsidR="005E49AC">
          <w:rPr>
            <w:rFonts w:ascii="Arial" w:hAnsi="Arial" w:cs="Arial"/>
            <w:color w:val="595959" w:themeColor="text1" w:themeTint="A6"/>
            <w:sz w:val="20"/>
            <w:szCs w:val="20"/>
          </w:rPr>
          <w:t>, and typically then analys</w:t>
        </w:r>
      </w:ins>
      <w:ins w:id="63" w:author="Natasha Pegler" w:date="2022-10-23T18:00:00Z">
        <w:r w:rsidR="005E49AC">
          <w:rPr>
            <w:rFonts w:ascii="Arial" w:hAnsi="Arial" w:cs="Arial"/>
            <w:color w:val="595959" w:themeColor="text1" w:themeTint="A6"/>
            <w:sz w:val="20"/>
            <w:szCs w:val="20"/>
          </w:rPr>
          <w:t>es the source of the sound.</w:t>
        </w:r>
      </w:ins>
      <w:del w:id="64" w:author="Natasha Pegler" w:date="2022-10-23T17:59:00Z">
        <w:r w:rsidDel="005E49AC">
          <w:rPr>
            <w:rFonts w:ascii="Arial" w:hAnsi="Arial" w:cs="Arial"/>
            <w:color w:val="595959" w:themeColor="text1" w:themeTint="A6"/>
            <w:sz w:val="20"/>
            <w:szCs w:val="20"/>
          </w:rPr>
          <w:delText>.</w:delText>
        </w:r>
      </w:del>
    </w:p>
    <w:p w14:paraId="0623C5B7" w14:textId="566E7DCB" w:rsidR="004555E4" w:rsidRDefault="00680EE6">
      <w:pPr>
        <w:pStyle w:val="BulletListing"/>
        <w:jc w:val="both"/>
        <w:rPr>
          <w:rFonts w:ascii="Arial" w:hAnsi="Arial" w:cs="Arial"/>
          <w:color w:val="404040" w:themeColor="text1" w:themeTint="BF"/>
          <w:sz w:val="20"/>
          <w:szCs w:val="24"/>
        </w:rPr>
      </w:pPr>
      <w:r>
        <w:rPr>
          <w:rFonts w:ascii="Arial" w:hAnsi="Arial" w:cs="Arial" w:hint="eastAsia"/>
          <w:b/>
          <w:bCs/>
          <w:color w:val="404040" w:themeColor="text1" w:themeTint="BF"/>
          <w:sz w:val="20"/>
          <w:szCs w:val="24"/>
          <w:lang w:eastAsia="zh-CN"/>
        </w:rPr>
        <w:t>I</w:t>
      </w:r>
      <w:r>
        <w:rPr>
          <w:rFonts w:ascii="Arial" w:hAnsi="Arial" w:cs="Arial"/>
          <w:b/>
          <w:bCs/>
          <w:color w:val="404040" w:themeColor="text1" w:themeTint="BF"/>
          <w:sz w:val="20"/>
          <w:szCs w:val="24"/>
          <w:lang w:eastAsia="zh-CN"/>
        </w:rPr>
        <w:t xml:space="preserve">ndustrial applications: </w:t>
      </w:r>
      <w:del w:id="65" w:author="Natasha Pegler" w:date="2022-10-23T18:00:00Z">
        <w:r w:rsidDel="005E49AC">
          <w:rPr>
            <w:rFonts w:ascii="Arial" w:hAnsi="Arial" w:cs="Arial"/>
            <w:color w:val="404040" w:themeColor="text1" w:themeTint="BF"/>
            <w:sz w:val="20"/>
            <w:szCs w:val="24"/>
            <w:lang w:eastAsia="zh-CN"/>
          </w:rPr>
          <w:delText xml:space="preserve">They </w:delText>
        </w:r>
      </w:del>
      <w:ins w:id="66" w:author="Natasha Pegler" w:date="2022-10-23T18:00:00Z">
        <w:r w:rsidR="005E49AC">
          <w:rPr>
            <w:rFonts w:ascii="Arial" w:hAnsi="Arial" w:cs="Arial"/>
            <w:color w:val="404040" w:themeColor="text1" w:themeTint="BF"/>
            <w:sz w:val="20"/>
            <w:szCs w:val="24"/>
            <w:lang w:eastAsia="zh-CN"/>
          </w:rPr>
          <w:t>ES</w:t>
        </w:r>
      </w:ins>
      <w:ins w:id="67" w:author="Natasha Pegler" w:date="2022-10-23T18:08:00Z">
        <w:r w:rsidR="00EA7A7F">
          <w:rPr>
            <w:rFonts w:ascii="Arial" w:hAnsi="Arial" w:cs="Arial"/>
            <w:color w:val="404040" w:themeColor="text1" w:themeTint="BF"/>
            <w:sz w:val="20"/>
            <w:szCs w:val="24"/>
            <w:lang w:eastAsia="zh-CN"/>
          </w:rPr>
          <w:t>R</w:t>
        </w:r>
      </w:ins>
      <w:ins w:id="68" w:author="Natasha Pegler" w:date="2022-10-23T18:00:00Z">
        <w:r w:rsidR="005E49AC">
          <w:rPr>
            <w:rFonts w:ascii="Arial" w:hAnsi="Arial" w:cs="Arial"/>
            <w:color w:val="404040" w:themeColor="text1" w:themeTint="BF"/>
            <w:sz w:val="20"/>
            <w:szCs w:val="24"/>
            <w:lang w:eastAsia="zh-CN"/>
          </w:rPr>
          <w:t xml:space="preserve"> monitors</w:t>
        </w:r>
        <w:r w:rsidR="005E49AC">
          <w:rPr>
            <w:rFonts w:ascii="Arial" w:hAnsi="Arial" w:cs="Arial"/>
            <w:color w:val="404040" w:themeColor="text1" w:themeTint="BF"/>
            <w:sz w:val="20"/>
            <w:szCs w:val="24"/>
            <w:lang w:eastAsia="zh-CN"/>
          </w:rPr>
          <w:t xml:space="preserve"> </w:t>
        </w:r>
      </w:ins>
      <w:r>
        <w:rPr>
          <w:rFonts w:ascii="Arial" w:hAnsi="Arial" w:cs="Arial"/>
          <w:color w:val="404040" w:themeColor="text1" w:themeTint="BF"/>
          <w:sz w:val="20"/>
          <w:szCs w:val="24"/>
          <w:lang w:eastAsia="zh-CN"/>
        </w:rPr>
        <w:t xml:space="preserve">can measure noise pollution, track vehicle movement or </w:t>
      </w:r>
      <w:r>
        <w:rPr>
          <w:rFonts w:ascii="Arial" w:hAnsi="Arial" w:cs="Arial"/>
          <w:color w:val="404040" w:themeColor="text1" w:themeTint="BF"/>
          <w:sz w:val="20"/>
          <w:szCs w:val="24"/>
        </w:rPr>
        <w:t xml:space="preserve">motor vehicle sounds. They can also monitor different scenarios, such as street scenes, indoor scenes and car scenes. The main purpose of </w:t>
      </w:r>
      <w:ins w:id="69" w:author="Natasha Pegler" w:date="2022-10-23T18:01:00Z">
        <w:r w:rsidR="005E49AC">
          <w:rPr>
            <w:rFonts w:ascii="Arial" w:hAnsi="Arial" w:cs="Arial"/>
            <w:color w:val="404040" w:themeColor="text1" w:themeTint="BF"/>
            <w:sz w:val="20"/>
            <w:szCs w:val="24"/>
          </w:rPr>
          <w:t>i</w:t>
        </w:r>
      </w:ins>
      <w:del w:id="70" w:author="Natasha Pegler" w:date="2022-10-23T18:01:00Z">
        <w:r w:rsidDel="005E49AC">
          <w:rPr>
            <w:rFonts w:ascii="Arial" w:hAnsi="Arial" w:cs="Arial"/>
            <w:color w:val="404040" w:themeColor="text1" w:themeTint="BF"/>
            <w:sz w:val="20"/>
            <w:szCs w:val="24"/>
          </w:rPr>
          <w:delText>I</w:delText>
        </w:r>
      </w:del>
      <w:r>
        <w:rPr>
          <w:rFonts w:ascii="Arial" w:hAnsi="Arial" w:cs="Arial"/>
          <w:color w:val="404040" w:themeColor="text1" w:themeTint="BF"/>
          <w:sz w:val="20"/>
          <w:szCs w:val="24"/>
        </w:rPr>
        <w:t xml:space="preserve">ndustrial sound </w:t>
      </w:r>
      <w:r>
        <w:rPr>
          <w:rFonts w:ascii="Arial" w:hAnsi="Arial" w:cs="Arial"/>
          <w:color w:val="404040" w:themeColor="text1" w:themeTint="BF"/>
          <w:sz w:val="20"/>
          <w:szCs w:val="24"/>
        </w:rPr>
        <w:t>event detection is to detect the presence of a target sound event within a continuous audio stream, e.g., to detect anomalous sounds from faulty equipment or sounds from an accident scene.</w:t>
      </w:r>
    </w:p>
    <w:p w14:paraId="25649ED3" w14:textId="38E58340" w:rsidR="004555E4" w:rsidRDefault="00680EE6">
      <w:pPr>
        <w:pStyle w:val="BulletListing"/>
        <w:jc w:val="both"/>
        <w:rPr>
          <w:rFonts w:ascii="Arial" w:hAnsi="Arial" w:cs="Arial"/>
          <w:color w:val="404040" w:themeColor="text1" w:themeTint="BF"/>
          <w:sz w:val="20"/>
          <w:szCs w:val="24"/>
        </w:rPr>
      </w:pPr>
      <w:r>
        <w:rPr>
          <w:rFonts w:ascii="Arial" w:hAnsi="Arial" w:cs="Arial"/>
          <w:noProof/>
          <w:color w:val="404040" w:themeColor="text1" w:themeTint="BF"/>
          <w:sz w:val="20"/>
          <w:szCs w:val="24"/>
        </w:rPr>
        <mc:AlternateContent>
          <mc:Choice Requires="wps">
            <w:drawing>
              <wp:anchor distT="0" distB="0" distL="114300" distR="114300" simplePos="0" relativeHeight="251663360" behindDoc="1" locked="0" layoutInCell="1" allowOverlap="1" wp14:anchorId="2D0CDD39" wp14:editId="618FAC6C">
                <wp:simplePos x="0" y="0"/>
                <wp:positionH relativeFrom="page">
                  <wp:posOffset>4888230</wp:posOffset>
                </wp:positionH>
                <wp:positionV relativeFrom="page">
                  <wp:posOffset>3721100</wp:posOffset>
                </wp:positionV>
                <wp:extent cx="3905250" cy="4876800"/>
                <wp:effectExtent l="0" t="0" r="0" b="0"/>
                <wp:wrapTight wrapText="bothSides">
                  <wp:wrapPolygon edited="0">
                    <wp:start x="12117" y="0"/>
                    <wp:lineTo x="10642" y="84"/>
                    <wp:lineTo x="5058" y="1097"/>
                    <wp:lineTo x="2002" y="2616"/>
                    <wp:lineTo x="632" y="4050"/>
                    <wp:lineTo x="0" y="5316"/>
                    <wp:lineTo x="0" y="7425"/>
                    <wp:lineTo x="105" y="8100"/>
                    <wp:lineTo x="843" y="9450"/>
                    <wp:lineTo x="2002" y="10800"/>
                    <wp:lineTo x="8535" y="16200"/>
                    <wp:lineTo x="12433" y="18900"/>
                    <wp:lineTo x="14857" y="20334"/>
                    <wp:lineTo x="17701" y="21516"/>
                    <wp:lineTo x="18018" y="21516"/>
                    <wp:lineTo x="19703" y="21516"/>
                    <wp:lineTo x="19809" y="21516"/>
                    <wp:lineTo x="20862" y="20334"/>
                    <wp:lineTo x="20862" y="20250"/>
                    <wp:lineTo x="21284" y="18900"/>
                    <wp:lineTo x="21495" y="17550"/>
                    <wp:lineTo x="21495" y="9450"/>
                    <wp:lineTo x="21179" y="6750"/>
                    <wp:lineTo x="20546" y="4050"/>
                    <wp:lineTo x="20020" y="2700"/>
                    <wp:lineTo x="19177" y="1350"/>
                    <wp:lineTo x="19282" y="1013"/>
                    <wp:lineTo x="16542" y="84"/>
                    <wp:lineTo x="15383" y="0"/>
                    <wp:lineTo x="12117" y="0"/>
                  </wp:wrapPolygon>
                </wp:wrapTight>
                <wp:docPr id="12" name="Freeform 12"/>
                <wp:cNvGraphicFramePr/>
                <a:graphic xmlns:a="http://schemas.openxmlformats.org/drawingml/2006/main">
                  <a:graphicData uri="http://schemas.microsoft.com/office/word/2010/wordprocessingShape">
                    <wps:wsp>
                      <wps:cNvSpPr/>
                      <wps:spPr>
                        <a:xfrm>
                          <a:off x="0" y="0"/>
                          <a:ext cx="3905250" cy="4876800"/>
                        </a:xfrm>
                        <a:custGeom>
                          <a:avLst/>
                          <a:gdLst>
                            <a:gd name="connsiteX0" fmla="*/ 713959 w 4465323"/>
                            <a:gd name="connsiteY0" fmla="*/ 538693 h 5577457"/>
                            <a:gd name="connsiteX1" fmla="*/ 270340 w 4465323"/>
                            <a:gd name="connsiteY1" fmla="*/ 2503295 h 5577457"/>
                            <a:gd name="connsiteX2" fmla="*/ 4063742 w 4465323"/>
                            <a:gd name="connsiteY2" fmla="*/ 5545259 h 5577457"/>
                            <a:gd name="connsiteX3" fmla="*/ 3973207 w 4465323"/>
                            <a:gd name="connsiteY3" fmla="*/ 420998 h 5577457"/>
                            <a:gd name="connsiteX4" fmla="*/ 713959 w 4465323"/>
                            <a:gd name="connsiteY4" fmla="*/ 538693 h 5577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465323" h="5577457">
                              <a:moveTo>
                                <a:pt x="713959" y="538693"/>
                              </a:moveTo>
                              <a:cubicBezTo>
                                <a:pt x="96815" y="885742"/>
                                <a:pt x="-287957" y="1668867"/>
                                <a:pt x="270340" y="2503295"/>
                              </a:cubicBezTo>
                              <a:cubicBezTo>
                                <a:pt x="828637" y="3337723"/>
                                <a:pt x="3446598" y="5892308"/>
                                <a:pt x="4063742" y="5545259"/>
                              </a:cubicBezTo>
                              <a:cubicBezTo>
                                <a:pt x="4680886" y="5198210"/>
                                <a:pt x="4536031" y="1255426"/>
                                <a:pt x="3973207" y="420998"/>
                              </a:cubicBezTo>
                              <a:cubicBezTo>
                                <a:pt x="3410383" y="-413430"/>
                                <a:pt x="1331103" y="191644"/>
                                <a:pt x="713959" y="538693"/>
                              </a:cubicBezTo>
                              <a:close/>
                            </a:path>
                          </a:pathLst>
                        </a:custGeom>
                        <a:blipFill dpi="0" rotWithShape="1">
                          <a:blip r:embed="rId11">
                            <a:extLst>
                              <a:ext uri="{28A0092B-C50C-407E-A947-70E740481C1C}">
                                <a14:useLocalDpi xmlns:a14="http://schemas.microsoft.com/office/drawing/2010/main" val="0"/>
                              </a:ext>
                            </a:extLst>
                          </a:blip>
                          <a:srcRect/>
                          <a:stretch>
                            <a:fillRect l="-32524" r="-5571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Freeform 12" o:spid="_x0000_s1026" o:spt="100" style="position:absolute;left:0pt;margin-left:384.9pt;margin-top:293pt;height:384pt;width:307.5pt;mso-position-horizontal-relative:page;mso-position-vertical-relative:page;mso-wrap-distance-left:9pt;mso-wrap-distance-right:9pt;z-index:-251653120;v-text-anchor:middle;mso-width-relative:page;mso-height-relative:page;" filled="t" stroked="f" coordsize="4465323,5577457" wrapcoords="12117 0 10642 84 5058 1097 2002 2616 632 4050 0 5316 0 7425 105 8100 843 9450 2002 10800 8535 16200 12433 18900 14857 20334 17701 21516 18018 21516 19703 21516 19809 21516 20862 20334 20862 20250 21284 18900 21495 17550 21495 9450 21179 6750 20546 4050 20020 2700 19177 1350 19282 1013 16542 84 15383 0 12117 0" o:gfxdata="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" path="m713959,538693c96815,885742,-287957,1668867,270340,2503295c828637,3337723,3446598,5892308,4063742,5545259c4680886,5198210,4536031,1255426,3973207,420998c3410383,-413430,1331103,191644,713959,538693xe">
                <v:path o:connectlocs="624409,471020;236432,2188823;3554038,4848646;3474858,368110;624409,471020" o:connectangles="0,0,0,0,0"/>
                <v:fill type="frame" on="t" focussize="0,0" recolor="t" rotate="t" r:id="rId11"/>
                <v:stroke on="f" weight="2pt"/>
                <v:imagedata o:title=""/>
                <o:lock v:ext="edit" aspectratio="f"/>
                <w10:wrap type="tight"/>
              </v:shape>
            </w:pict>
          </mc:Fallback>
        </mc:AlternateContent>
      </w:r>
      <w:r>
        <w:rPr>
          <w:rFonts w:ascii="Arial" w:hAnsi="Arial" w:cs="Arial"/>
          <w:b/>
          <w:bCs/>
          <w:color w:val="404040" w:themeColor="text1" w:themeTint="BF"/>
          <w:sz w:val="20"/>
          <w:szCs w:val="24"/>
        </w:rPr>
        <w:t xml:space="preserve">Environmental applications: </w:t>
      </w:r>
      <w:del w:id="71" w:author="Natasha Pegler" w:date="2022-10-23T18:02:00Z">
        <w:r w:rsidDel="00EA7A7F">
          <w:rPr>
            <w:rFonts w:ascii="Arial" w:hAnsi="Arial" w:cs="Arial"/>
            <w:color w:val="404040" w:themeColor="text1" w:themeTint="BF"/>
            <w:sz w:val="20"/>
            <w:szCs w:val="24"/>
          </w:rPr>
          <w:delText>They include</w:delText>
        </w:r>
      </w:del>
      <w:ins w:id="72" w:author="Natasha Pegler" w:date="2022-10-23T18:02:00Z">
        <w:r w:rsidR="00EA7A7F">
          <w:rPr>
            <w:rFonts w:ascii="Arial" w:hAnsi="Arial" w:cs="Arial"/>
            <w:color w:val="404040" w:themeColor="text1" w:themeTint="BF"/>
            <w:sz w:val="20"/>
            <w:szCs w:val="24"/>
          </w:rPr>
          <w:t>ES</w:t>
        </w:r>
      </w:ins>
      <w:ins w:id="73" w:author="Natasha Pegler" w:date="2022-10-23T18:08:00Z">
        <w:r w:rsidR="00EA7A7F">
          <w:rPr>
            <w:rFonts w:ascii="Arial" w:hAnsi="Arial" w:cs="Arial"/>
            <w:color w:val="404040" w:themeColor="text1" w:themeTint="BF"/>
            <w:sz w:val="20"/>
            <w:szCs w:val="24"/>
          </w:rPr>
          <w:t>R</w:t>
        </w:r>
      </w:ins>
      <w:ins w:id="74" w:author="Natasha Pegler" w:date="2022-10-23T18:02:00Z">
        <w:r w:rsidR="00EA7A7F">
          <w:rPr>
            <w:rFonts w:ascii="Arial" w:hAnsi="Arial" w:cs="Arial"/>
            <w:color w:val="404040" w:themeColor="text1" w:themeTint="BF"/>
            <w:sz w:val="20"/>
            <w:szCs w:val="24"/>
          </w:rPr>
          <w:t xml:space="preserve"> can be used for</w:t>
        </w:r>
      </w:ins>
      <w:r>
        <w:rPr>
          <w:rFonts w:ascii="Arial" w:hAnsi="Arial" w:cs="Arial"/>
          <w:color w:val="404040" w:themeColor="text1" w:themeTint="BF"/>
          <w:sz w:val="20"/>
          <w:szCs w:val="24"/>
        </w:rPr>
        <w:t xml:space="preserve"> surveying bird or frog po</w:t>
      </w:r>
      <w:r>
        <w:rPr>
          <w:rFonts w:ascii="Arial" w:hAnsi="Arial" w:cs="Arial"/>
          <w:color w:val="404040" w:themeColor="text1" w:themeTint="BF"/>
          <w:sz w:val="20"/>
          <w:szCs w:val="24"/>
        </w:rPr>
        <w:t>pulations and listening for illegal logging. For example, monitoring the impact of logging on biodiversity in a particular area is necessary to better protect forest biodiversity</w:t>
      </w:r>
      <w:r>
        <w:rPr>
          <w:rFonts w:ascii="Arial" w:hAnsi="Arial" w:cs="Arial" w:hint="eastAsia"/>
          <w:color w:val="404040" w:themeColor="text1" w:themeTint="BF"/>
          <w:sz w:val="20"/>
          <w:szCs w:val="24"/>
          <w:vertAlign w:val="superscript"/>
          <w:lang w:eastAsia="zh-CN"/>
        </w:rPr>
        <w:fldChar w:fldCharType="begin"/>
      </w:r>
      <w:r>
        <w:rPr>
          <w:rFonts w:ascii="Arial" w:hAnsi="Arial" w:cs="Arial" w:hint="eastAsia"/>
          <w:color w:val="404040" w:themeColor="text1" w:themeTint="BF"/>
          <w:sz w:val="20"/>
          <w:szCs w:val="24"/>
          <w:vertAlign w:val="superscript"/>
          <w:lang w:eastAsia="zh-CN"/>
        </w:rPr>
        <w:instrText xml:space="preserve"> REF _Ref26598 \w \h </w:instrText>
      </w:r>
      <w:r>
        <w:rPr>
          <w:rFonts w:ascii="Arial" w:hAnsi="Arial" w:cs="Arial" w:hint="eastAsia"/>
          <w:color w:val="404040" w:themeColor="text1" w:themeTint="BF"/>
          <w:sz w:val="20"/>
          <w:szCs w:val="24"/>
          <w:vertAlign w:val="superscript"/>
          <w:lang w:eastAsia="zh-CN"/>
        </w:rPr>
      </w:r>
      <w:r>
        <w:rPr>
          <w:rFonts w:ascii="Arial" w:hAnsi="Arial" w:cs="Arial" w:hint="eastAsia"/>
          <w:color w:val="404040" w:themeColor="text1" w:themeTint="BF"/>
          <w:sz w:val="20"/>
          <w:szCs w:val="24"/>
          <w:vertAlign w:val="superscript"/>
          <w:lang w:eastAsia="zh-CN"/>
        </w:rPr>
        <w:fldChar w:fldCharType="separate"/>
      </w:r>
      <w:r>
        <w:rPr>
          <w:rFonts w:ascii="Arial" w:hAnsi="Arial" w:cs="Arial" w:hint="eastAsia"/>
          <w:color w:val="404040" w:themeColor="text1" w:themeTint="BF"/>
          <w:sz w:val="20"/>
          <w:szCs w:val="24"/>
          <w:vertAlign w:val="superscript"/>
          <w:lang w:eastAsia="zh-CN"/>
        </w:rPr>
        <w:t>[1]</w:t>
      </w:r>
      <w:r>
        <w:rPr>
          <w:rFonts w:ascii="Arial" w:hAnsi="Arial" w:cs="Arial" w:hint="eastAsia"/>
          <w:color w:val="404040" w:themeColor="text1" w:themeTint="BF"/>
          <w:sz w:val="20"/>
          <w:szCs w:val="24"/>
          <w:vertAlign w:val="superscript"/>
          <w:lang w:eastAsia="zh-CN"/>
        </w:rPr>
        <w:fldChar w:fldCharType="end"/>
      </w:r>
      <w:r>
        <w:rPr>
          <w:rFonts w:ascii="Arial" w:hAnsi="Arial" w:cs="Arial"/>
          <w:color w:val="404040" w:themeColor="text1" w:themeTint="BF"/>
          <w:sz w:val="20"/>
          <w:szCs w:val="24"/>
        </w:rPr>
        <w:t>. Acoustic data is collected to understand the impact of forestry reforms on forest biodiversity. Sound recognition can also be used to save endangered animals. Developments in bioacoustics are now already changing the way conservation works, and</w:t>
      </w:r>
      <w:r>
        <w:rPr>
          <w:rFonts w:ascii="Arial" w:hAnsi="Arial" w:cs="Arial"/>
          <w:color w:val="404040" w:themeColor="text1" w:themeTint="BF"/>
          <w:sz w:val="20"/>
          <w:szCs w:val="24"/>
        </w:rPr>
        <w:t xml:space="preserve"> scientists predict that using this method has great potential to change the way we monitor species, assess the health of ecosystems and evaluate the impact of humans on nature.</w:t>
      </w:r>
    </w:p>
    <w:p w14:paraId="202DD7FA" w14:textId="77777777" w:rsidR="004555E4" w:rsidRDefault="00680EE6">
      <w:pPr>
        <w:pStyle w:val="Heading2"/>
        <w:rPr>
          <w:rFonts w:ascii="Arial" w:hAnsi="Arial" w:cs="Arial"/>
          <w:spacing w:val="0"/>
          <w:sz w:val="28"/>
          <w:szCs w:val="28"/>
        </w:rPr>
      </w:pPr>
      <w:r>
        <w:rPr>
          <w:rFonts w:ascii="Arial" w:hAnsi="Arial" w:cs="Arial"/>
          <w:spacing w:val="0"/>
          <w:sz w:val="28"/>
          <w:szCs w:val="28"/>
        </w:rPr>
        <w:t>Proposed solution</w:t>
      </w:r>
    </w:p>
    <w:p w14:paraId="19C344B3" w14:textId="77777777" w:rsidR="004555E4" w:rsidRDefault="00680EE6">
      <w:pPr>
        <w:pStyle w:val="Heading3"/>
        <w:rPr>
          <w:rFonts w:ascii="Arial" w:hAnsi="Arial" w:cs="Arial"/>
          <w:spacing w:val="0"/>
          <w:sz w:val="28"/>
          <w:szCs w:val="24"/>
        </w:rPr>
      </w:pPr>
      <w:r>
        <w:rPr>
          <w:rFonts w:ascii="Arial" w:hAnsi="Arial" w:cs="Arial"/>
          <w:spacing w:val="0"/>
          <w:sz w:val="28"/>
          <w:szCs w:val="24"/>
        </w:rPr>
        <w:t>Introduction of solution</w:t>
      </w:r>
    </w:p>
    <w:p w14:paraId="732F4750" w14:textId="5A25824D" w:rsidR="004555E4" w:rsidRDefault="00680EE6">
      <w:pPr>
        <w:jc w:val="both"/>
        <w:rPr>
          <w:rFonts w:ascii="Arial" w:hAnsi="Arial" w:cs="Arial"/>
          <w:color w:val="404040" w:themeColor="text1" w:themeTint="BF"/>
          <w:sz w:val="20"/>
          <w:szCs w:val="24"/>
        </w:rPr>
      </w:pPr>
      <w:r>
        <w:rPr>
          <w:rFonts w:ascii="Arial" w:hAnsi="Arial" w:cs="Arial"/>
          <w:color w:val="404040" w:themeColor="text1" w:themeTint="BF"/>
          <w:sz w:val="20"/>
          <w:szCs w:val="24"/>
        </w:rPr>
        <w:t xml:space="preserve">In the process of our research, we found that at this stage there is no reasonable </w:t>
      </w:r>
      <w:del w:id="75" w:author="Natasha Pegler" w:date="2022-10-23T18:07:00Z">
        <w:r w:rsidDel="00EA7A7F">
          <w:rPr>
            <w:rFonts w:ascii="Arial" w:hAnsi="Arial" w:cs="Arial"/>
            <w:color w:val="404040" w:themeColor="text1" w:themeTint="BF"/>
            <w:sz w:val="20"/>
            <w:szCs w:val="24"/>
          </w:rPr>
          <w:delText xml:space="preserve">environmental sound recognition </w:delText>
        </w:r>
      </w:del>
      <w:r>
        <w:rPr>
          <w:rFonts w:ascii="Arial" w:hAnsi="Arial" w:cs="Arial"/>
          <w:color w:val="404040" w:themeColor="text1" w:themeTint="BF"/>
          <w:sz w:val="20"/>
          <w:szCs w:val="24"/>
        </w:rPr>
        <w:t xml:space="preserve">technology that has been developed to </w:t>
      </w:r>
      <w:del w:id="76" w:author="Natasha Pegler" w:date="2022-10-23T18:07:00Z">
        <w:r w:rsidDel="00EA7A7F">
          <w:rPr>
            <w:rFonts w:ascii="Arial" w:hAnsi="Arial" w:cs="Arial"/>
            <w:color w:val="404040" w:themeColor="text1" w:themeTint="BF"/>
            <w:sz w:val="20"/>
            <w:szCs w:val="24"/>
          </w:rPr>
          <w:delText>meet the desired effect</w:delText>
        </w:r>
      </w:del>
      <w:ins w:id="77" w:author="Natasha Pegler" w:date="2022-10-23T18:07:00Z">
        <w:r w:rsidR="00EA7A7F">
          <w:rPr>
            <w:rFonts w:ascii="Arial" w:hAnsi="Arial" w:cs="Arial"/>
            <w:color w:val="404040" w:themeColor="text1" w:themeTint="BF"/>
            <w:sz w:val="20"/>
            <w:szCs w:val="24"/>
          </w:rPr>
          <w:t>address the privacy concerns surrounding ESI</w:t>
        </w:r>
      </w:ins>
      <w:r>
        <w:rPr>
          <w:rFonts w:ascii="Arial" w:hAnsi="Arial" w:cs="Arial"/>
          <w:color w:val="404040" w:themeColor="text1" w:themeTint="BF"/>
          <w:sz w:val="20"/>
          <w:szCs w:val="24"/>
        </w:rPr>
        <w:t xml:space="preserve">. So, we come up with the solution that helps us to avoid the privacy issue. </w:t>
      </w:r>
    </w:p>
    <w:p w14:paraId="77CFC26B" w14:textId="7B2B838C" w:rsidR="004555E4" w:rsidRDefault="00680EE6">
      <w:pPr>
        <w:jc w:val="both"/>
        <w:rPr>
          <w:rFonts w:ascii="Arial" w:hAnsi="Arial" w:cs="Arial"/>
          <w:color w:val="404040" w:themeColor="text1" w:themeTint="BF"/>
          <w:sz w:val="20"/>
          <w:szCs w:val="24"/>
        </w:rPr>
      </w:pPr>
      <w:r>
        <w:rPr>
          <w:rFonts w:ascii="Arial" w:hAnsi="Arial" w:cs="Arial"/>
          <w:color w:val="404040" w:themeColor="text1" w:themeTint="BF"/>
          <w:sz w:val="20"/>
          <w:szCs w:val="24"/>
        </w:rPr>
        <w:t>En</w:t>
      </w:r>
      <w:r>
        <w:rPr>
          <w:rFonts w:ascii="Arial" w:hAnsi="Arial" w:cs="Arial"/>
          <w:color w:val="404040" w:themeColor="text1" w:themeTint="BF"/>
          <w:sz w:val="20"/>
          <w:szCs w:val="24"/>
        </w:rPr>
        <w:t>vironment Sound Recognition (ESR) has been widely used in audio retrieval, audio forensics and other situational awareness and wearable based applications as an effective method to perceive the surrounding environment. Currently, simpler classifiers have b</w:t>
      </w:r>
      <w:r>
        <w:rPr>
          <w:rFonts w:ascii="Arial" w:hAnsi="Arial" w:cs="Arial"/>
          <w:color w:val="404040" w:themeColor="text1" w:themeTint="BF"/>
          <w:sz w:val="20"/>
          <w:szCs w:val="24"/>
        </w:rPr>
        <w:t xml:space="preserve">een intended for use in ESR problems, but do not reflect and recognize human and environmental sounds well, </w:t>
      </w:r>
      <w:del w:id="78" w:author="Natasha Pegler" w:date="2022-10-23T18:09:00Z">
        <w:r w:rsidDel="00EA7A7F">
          <w:rPr>
            <w:rFonts w:ascii="Arial" w:hAnsi="Arial" w:cs="Arial"/>
            <w:color w:val="404040" w:themeColor="text1" w:themeTint="BF"/>
            <w:sz w:val="20"/>
            <w:szCs w:val="24"/>
          </w:rPr>
          <w:delText xml:space="preserve">leave </w:delText>
        </w:r>
      </w:del>
      <w:ins w:id="79" w:author="Natasha Pegler" w:date="2022-10-23T18:09:00Z">
        <w:r w:rsidR="00EA7A7F">
          <w:rPr>
            <w:rFonts w:ascii="Arial" w:hAnsi="Arial" w:cs="Arial"/>
            <w:color w:val="404040" w:themeColor="text1" w:themeTint="BF"/>
            <w:sz w:val="20"/>
            <w:szCs w:val="24"/>
          </w:rPr>
          <w:t>le</w:t>
        </w:r>
        <w:r w:rsidR="00EA7A7F">
          <w:rPr>
            <w:rFonts w:ascii="Arial" w:hAnsi="Arial" w:cs="Arial"/>
            <w:color w:val="404040" w:themeColor="text1" w:themeTint="BF"/>
            <w:sz w:val="20"/>
            <w:szCs w:val="24"/>
          </w:rPr>
          <w:t>t</w:t>
        </w:r>
        <w:r w:rsidR="00EA7A7F">
          <w:rPr>
            <w:rFonts w:ascii="Arial" w:hAnsi="Arial" w:cs="Arial"/>
            <w:color w:val="404040" w:themeColor="text1" w:themeTint="BF"/>
            <w:sz w:val="20"/>
            <w:szCs w:val="24"/>
          </w:rPr>
          <w:t xml:space="preserve"> </w:t>
        </w:r>
      </w:ins>
      <w:r>
        <w:rPr>
          <w:rFonts w:ascii="Arial" w:hAnsi="Arial" w:cs="Arial"/>
          <w:color w:val="404040" w:themeColor="text1" w:themeTint="BF"/>
          <w:sz w:val="20"/>
          <w:szCs w:val="24"/>
        </w:rPr>
        <w:t>alone extract human voices and avoid privacy issues. In our exploration of machine learning algorithms as a high performance, multi-layer tech</w:t>
      </w:r>
      <w:r>
        <w:rPr>
          <w:rFonts w:ascii="Arial" w:hAnsi="Arial" w:cs="Arial"/>
          <w:color w:val="404040" w:themeColor="text1" w:themeTint="BF"/>
          <w:sz w:val="20"/>
          <w:szCs w:val="24"/>
        </w:rPr>
        <w:t xml:space="preserve">nology development industry, a more effective way to better characterize raw data and solve model recognition problems is provided. To this </w:t>
      </w:r>
      <w:r>
        <w:rPr>
          <w:rFonts w:ascii="Arial" w:hAnsi="Arial" w:cs="Arial"/>
          <w:color w:val="404040" w:themeColor="text1" w:themeTint="BF"/>
          <w:sz w:val="20"/>
          <w:szCs w:val="24"/>
        </w:rPr>
        <w:lastRenderedPageBreak/>
        <w:t>end, this paper will apply a simple machine learning model to the ambient sound recognition problem with feature sep</w:t>
      </w:r>
      <w:r>
        <w:rPr>
          <w:rFonts w:ascii="Arial" w:hAnsi="Arial" w:cs="Arial"/>
          <w:color w:val="404040" w:themeColor="text1" w:themeTint="BF"/>
          <w:sz w:val="20"/>
          <w:szCs w:val="24"/>
        </w:rPr>
        <w:t xml:space="preserve">aration of audio features, and train the model to deepen its ability to recognize ambient scenes. </w:t>
      </w:r>
    </w:p>
    <w:p w14:paraId="78627489" w14:textId="77777777" w:rsidR="004555E4" w:rsidRDefault="00680EE6">
      <w:pPr>
        <w:pStyle w:val="Heading3"/>
        <w:rPr>
          <w:rFonts w:ascii="Arial" w:hAnsi="Arial" w:cs="Arial"/>
          <w:spacing w:val="0"/>
          <w:sz w:val="28"/>
          <w:szCs w:val="24"/>
        </w:rPr>
      </w:pPr>
      <w:r>
        <w:rPr>
          <w:rFonts w:ascii="Arial" w:hAnsi="Arial" w:cs="Arial"/>
          <w:spacing w:val="0"/>
          <w:sz w:val="28"/>
          <w:szCs w:val="24"/>
        </w:rPr>
        <w:t>Application of solution</w:t>
      </w:r>
    </w:p>
    <w:p w14:paraId="741D9ABC" w14:textId="19EB05FB" w:rsidR="004555E4" w:rsidRDefault="00680EE6">
      <w:pPr>
        <w:pStyle w:val="NormalWeb"/>
        <w:spacing w:before="240" w:beforeAutospacing="0" w:after="240" w:afterAutospacing="0"/>
        <w:jc w:val="both"/>
        <w:rPr>
          <w:color w:val="595959" w:themeColor="text1" w:themeTint="A6"/>
          <w:sz w:val="20"/>
          <w:szCs w:val="20"/>
        </w:rPr>
      </w:pPr>
      <w:del w:id="80" w:author="Natasha Pegler" w:date="2022-10-23T18:12:00Z">
        <w:r w:rsidDel="0087496F">
          <w:rPr>
            <w:rFonts w:ascii="Arial" w:hAnsi="Arial" w:cs="Arial"/>
            <w:color w:val="595959" w:themeColor="text1" w:themeTint="A6"/>
            <w:sz w:val="20"/>
            <w:szCs w:val="20"/>
          </w:rPr>
          <w:delText>The simple machine learning model is developed</w:delText>
        </w:r>
      </w:del>
      <w:ins w:id="81" w:author="Natasha Pegler" w:date="2022-10-23T18:12:00Z">
        <w:r w:rsidR="0087496F">
          <w:rPr>
            <w:rFonts w:ascii="Arial" w:hAnsi="Arial" w:cs="Arial"/>
            <w:color w:val="595959" w:themeColor="text1" w:themeTint="A6"/>
            <w:sz w:val="20"/>
            <w:szCs w:val="20"/>
          </w:rPr>
          <w:t>Our solution consists of a simple machine learning model</w:t>
        </w:r>
      </w:ins>
      <w:r>
        <w:rPr>
          <w:rFonts w:ascii="Arial" w:hAnsi="Arial" w:cs="Arial"/>
          <w:color w:val="595959" w:themeColor="text1" w:themeTint="A6"/>
          <w:sz w:val="20"/>
          <w:szCs w:val="20"/>
        </w:rPr>
        <w:t xml:space="preserve"> that can distinguish between audio with voice and audio without voice. The model would</w:t>
      </w:r>
      <w:r>
        <w:rPr>
          <w:rFonts w:ascii="Arial" w:hAnsi="Arial" w:cs="Arial"/>
          <w:color w:val="595959" w:themeColor="text1" w:themeTint="A6"/>
          <w:sz w:val="20"/>
          <w:szCs w:val="20"/>
        </w:rPr>
        <w:t xml:space="preserve"> be installed on devices in the field, and would check data immediately after recording. If </w:t>
      </w:r>
      <w:ins w:id="82" w:author="Natasha Pegler" w:date="2022-10-23T18:15:00Z">
        <w:r w:rsidR="0087496F">
          <w:rPr>
            <w:rFonts w:ascii="Arial" w:hAnsi="Arial" w:cs="Arial"/>
            <w:color w:val="595959" w:themeColor="text1" w:themeTint="A6"/>
            <w:sz w:val="20"/>
            <w:szCs w:val="20"/>
          </w:rPr>
          <w:t xml:space="preserve">voice is detected in </w:t>
        </w:r>
      </w:ins>
      <w:del w:id="83" w:author="Natasha Pegler" w:date="2022-10-23T18:12:00Z">
        <w:r w:rsidDel="0087496F">
          <w:rPr>
            <w:rFonts w:ascii="Arial" w:hAnsi="Arial" w:cs="Arial"/>
            <w:color w:val="595959" w:themeColor="text1" w:themeTint="A6"/>
            <w:sz w:val="20"/>
            <w:szCs w:val="20"/>
          </w:rPr>
          <w:delText>the situation of identifying the voice sample happens</w:delText>
        </w:r>
      </w:del>
      <w:ins w:id="84" w:author="Natasha Pegler" w:date="2022-10-23T18:12:00Z">
        <w:r w:rsidR="0087496F">
          <w:rPr>
            <w:rFonts w:ascii="Arial" w:hAnsi="Arial" w:cs="Arial"/>
            <w:color w:val="595959" w:themeColor="text1" w:themeTint="A6"/>
            <w:sz w:val="20"/>
            <w:szCs w:val="20"/>
          </w:rPr>
          <w:t>a sample</w:t>
        </w:r>
      </w:ins>
      <w:r>
        <w:rPr>
          <w:rFonts w:ascii="Arial" w:hAnsi="Arial" w:cs="Arial"/>
          <w:color w:val="595959" w:themeColor="text1" w:themeTint="A6"/>
          <w:sz w:val="20"/>
          <w:szCs w:val="20"/>
        </w:rPr>
        <w:t xml:space="preserve">, then that data is excluded from further analysis; if </w:t>
      </w:r>
      <w:del w:id="85" w:author="Natasha Pegler" w:date="2022-10-23T18:15:00Z">
        <w:r w:rsidDel="0087496F">
          <w:rPr>
            <w:rFonts w:ascii="Arial" w:hAnsi="Arial" w:cs="Arial"/>
            <w:color w:val="595959" w:themeColor="text1" w:themeTint="A6"/>
            <w:sz w:val="20"/>
            <w:szCs w:val="20"/>
          </w:rPr>
          <w:delText>it doesn’t happen</w:delText>
        </w:r>
      </w:del>
      <w:ins w:id="86" w:author="Natasha Pegler" w:date="2022-10-23T18:15:00Z">
        <w:r w:rsidR="0087496F">
          <w:rPr>
            <w:rFonts w:ascii="Arial" w:hAnsi="Arial" w:cs="Arial"/>
            <w:color w:val="595959" w:themeColor="text1" w:themeTint="A6"/>
            <w:sz w:val="20"/>
            <w:szCs w:val="20"/>
          </w:rPr>
          <w:t>not</w:t>
        </w:r>
      </w:ins>
      <w:r>
        <w:rPr>
          <w:rFonts w:ascii="Arial" w:hAnsi="Arial" w:cs="Arial"/>
          <w:color w:val="595959" w:themeColor="text1" w:themeTint="A6"/>
          <w:sz w:val="20"/>
          <w:szCs w:val="20"/>
        </w:rPr>
        <w:t xml:space="preserve">, the data goes through the process as </w:t>
      </w:r>
      <w:r>
        <w:rPr>
          <w:rFonts w:ascii="Arial" w:hAnsi="Arial" w:cs="Arial"/>
          <w:color w:val="595959" w:themeColor="text1" w:themeTint="A6"/>
          <w:sz w:val="20"/>
          <w:szCs w:val="20"/>
        </w:rPr>
        <w:t>normal. This means the monitor mostly functions as normal. But voice data is excluded at the earliest possible point in the process, and is never stored – so privacy impacts are minimized.</w:t>
      </w:r>
    </w:p>
    <w:p w14:paraId="2EC61EF3" w14:textId="73B1A3A8" w:rsidR="004555E4" w:rsidRDefault="00680EE6">
      <w:pPr>
        <w:pStyle w:val="NormalWeb"/>
        <w:spacing w:before="240" w:beforeAutospacing="0" w:after="240" w:afterAutospacing="0"/>
        <w:jc w:val="both"/>
        <w:rPr>
          <w:rFonts w:ascii="Arial" w:hAnsi="Arial" w:cs="Arial"/>
          <w:color w:val="595959" w:themeColor="text1" w:themeTint="A6"/>
          <w:sz w:val="22"/>
          <w:szCs w:val="22"/>
        </w:rPr>
      </w:pPr>
      <w:del w:id="87" w:author="Natasha Pegler" w:date="2022-10-23T18:24:00Z">
        <w:r w:rsidDel="00AE1372">
          <w:rPr>
            <w:rFonts w:ascii="Arial" w:hAnsi="Arial" w:cs="Arial"/>
            <w:color w:val="595959" w:themeColor="text1" w:themeTint="A6"/>
            <w:sz w:val="20"/>
            <w:szCs w:val="20"/>
          </w:rPr>
          <w:delText xml:space="preserve">Here’s showing more detailed view of the process. </w:delText>
        </w:r>
      </w:del>
      <w:ins w:id="88" w:author="Natasha Pegler" w:date="2022-10-23T18:24:00Z">
        <w:r w:rsidR="00AE1372">
          <w:rPr>
            <w:rFonts w:ascii="Arial" w:hAnsi="Arial" w:cs="Arial"/>
            <w:color w:val="595959" w:themeColor="text1" w:themeTint="A6"/>
            <w:sz w:val="20"/>
            <w:szCs w:val="20"/>
          </w:rPr>
          <w:t xml:space="preserve">A more detailed view of the process is as follows. </w:t>
        </w:r>
      </w:ins>
      <w:r>
        <w:rPr>
          <w:rFonts w:ascii="Arial" w:hAnsi="Arial" w:cs="Arial"/>
          <w:color w:val="595959" w:themeColor="text1" w:themeTint="A6"/>
          <w:sz w:val="20"/>
          <w:szCs w:val="20"/>
        </w:rPr>
        <w:t>The monitor recor</w:t>
      </w:r>
      <w:r>
        <w:rPr>
          <w:rFonts w:ascii="Arial" w:hAnsi="Arial" w:cs="Arial"/>
          <w:color w:val="595959" w:themeColor="text1" w:themeTint="A6"/>
          <w:sz w:val="20"/>
          <w:szCs w:val="20"/>
        </w:rPr>
        <w:t>ds data in small time steps (less than one second). However, successfully identifying voice data will require longer time steps. So, the input data is put in a cache until there is enough to run our screening model. Once there is enough</w:t>
      </w:r>
      <w:ins w:id="89" w:author="Natasha Pegler" w:date="2022-10-23T18:25:00Z">
        <w:r w:rsidR="00AE1372">
          <w:rPr>
            <w:rFonts w:ascii="Arial" w:hAnsi="Arial" w:cs="Arial"/>
            <w:color w:val="595959" w:themeColor="text1" w:themeTint="A6"/>
            <w:sz w:val="20"/>
            <w:szCs w:val="20"/>
          </w:rPr>
          <w:t xml:space="preserve"> (approximately 5-10 seconds)</w:t>
        </w:r>
      </w:ins>
      <w:r>
        <w:rPr>
          <w:rFonts w:ascii="Arial" w:hAnsi="Arial" w:cs="Arial"/>
          <w:color w:val="595959" w:themeColor="text1" w:themeTint="A6"/>
          <w:sz w:val="20"/>
          <w:szCs w:val="20"/>
        </w:rPr>
        <w:t xml:space="preserve">, run the screening </w:t>
      </w:r>
      <w:r>
        <w:rPr>
          <w:rFonts w:ascii="Arial" w:hAnsi="Arial" w:cs="Arial"/>
          <w:color w:val="595959" w:themeColor="text1" w:themeTint="A6"/>
          <w:sz w:val="20"/>
          <w:szCs w:val="20"/>
        </w:rPr>
        <w:t>– if it’s voice data, then set the values of the cache data to 0 and flag them as voice screened. Then release the cache into the monitor’s normal process</w:t>
      </w:r>
      <w:r>
        <w:rPr>
          <w:rFonts w:ascii="Arial" w:hAnsi="Arial" w:cs="Arial"/>
          <w:color w:val="595959" w:themeColor="text1" w:themeTint="A6"/>
          <w:sz w:val="22"/>
          <w:szCs w:val="22"/>
        </w:rPr>
        <w:t>.</w:t>
      </w:r>
    </w:p>
    <w:p w14:paraId="019E257A" w14:textId="245E9390" w:rsidR="004555E4" w:rsidRDefault="00680EE6">
      <w:pPr>
        <w:pStyle w:val="NormalWeb"/>
        <w:spacing w:before="240" w:beforeAutospacing="0" w:after="240" w:afterAutospacing="0"/>
        <w:jc w:val="both"/>
        <w:rPr>
          <w:rFonts w:ascii="Arial" w:hAnsi="Arial" w:cs="Arial"/>
          <w:color w:val="595959" w:themeColor="text1" w:themeTint="A6"/>
          <w:sz w:val="20"/>
          <w:szCs w:val="20"/>
        </w:rPr>
      </w:pPr>
      <w:r>
        <w:rPr>
          <w:rFonts w:ascii="Arial" w:hAnsi="Arial" w:cs="Arial" w:hint="eastAsia"/>
          <w:color w:val="595959" w:themeColor="text1" w:themeTint="A6"/>
          <w:sz w:val="20"/>
          <w:szCs w:val="20"/>
        </w:rPr>
        <w:t xml:space="preserve">Here, we also propose an approach algorithm to achieve the human speech filter. Firstly, to </w:t>
      </w:r>
      <w:r>
        <w:rPr>
          <w:rFonts w:ascii="Arial" w:hAnsi="Arial" w:cs="Arial" w:hint="eastAsia"/>
          <w:color w:val="595959" w:themeColor="text1" w:themeTint="A6"/>
          <w:sz w:val="20"/>
          <w:szCs w:val="20"/>
        </w:rPr>
        <w:t xml:space="preserve">minimize the </w:t>
      </w:r>
      <w:del w:id="90" w:author="Natasha Pegler" w:date="2022-10-23T18:34:00Z">
        <w:r w:rsidDel="009B0732">
          <w:rPr>
            <w:rFonts w:ascii="Arial" w:hAnsi="Arial" w:cs="Arial" w:hint="eastAsia"/>
            <w:color w:val="595959" w:themeColor="text1" w:themeTint="A6"/>
            <w:sz w:val="20"/>
            <w:szCs w:val="20"/>
          </w:rPr>
          <w:delText xml:space="preserve">audio sensor </w:delText>
        </w:r>
      </w:del>
      <w:r>
        <w:rPr>
          <w:rFonts w:ascii="Arial" w:hAnsi="Arial" w:cs="Arial" w:hint="eastAsia"/>
          <w:color w:val="595959" w:themeColor="text1" w:themeTint="A6"/>
          <w:sz w:val="20"/>
          <w:szCs w:val="20"/>
        </w:rPr>
        <w:t xml:space="preserve">energy consumption, </w:t>
      </w:r>
      <w:del w:id="91" w:author="Natasha Pegler" w:date="2022-10-23T18:35:00Z">
        <w:r w:rsidDel="009B0732">
          <w:rPr>
            <w:rFonts w:ascii="Arial" w:hAnsi="Arial" w:cs="Arial" w:hint="eastAsia"/>
            <w:color w:val="595959" w:themeColor="text1" w:themeTint="A6"/>
            <w:sz w:val="20"/>
            <w:szCs w:val="20"/>
          </w:rPr>
          <w:delText xml:space="preserve">invoking </w:delText>
        </w:r>
      </w:del>
      <w:r>
        <w:rPr>
          <w:rFonts w:ascii="Arial" w:hAnsi="Arial" w:cs="Arial" w:hint="eastAsia"/>
          <w:color w:val="595959" w:themeColor="text1" w:themeTint="A6"/>
          <w:sz w:val="20"/>
          <w:szCs w:val="20"/>
        </w:rPr>
        <w:t xml:space="preserve">TensorFlowLite is one of the best solutions since it is designed </w:t>
      </w:r>
      <w:del w:id="92" w:author="Natasha Pegler" w:date="2022-10-23T18:34:00Z">
        <w:r w:rsidDel="009B0732">
          <w:rPr>
            <w:rFonts w:ascii="Arial" w:hAnsi="Arial" w:cs="Arial" w:hint="eastAsia"/>
            <w:color w:val="595959" w:themeColor="text1" w:themeTint="A6"/>
            <w:sz w:val="20"/>
            <w:szCs w:val="20"/>
          </w:rPr>
          <w:delText>for suiting for</w:delText>
        </w:r>
      </w:del>
      <w:ins w:id="93" w:author="Natasha Pegler" w:date="2022-10-23T18:34:00Z">
        <w:r w:rsidR="009B0732">
          <w:rPr>
            <w:rFonts w:ascii="Arial" w:hAnsi="Arial" w:cs="Arial"/>
            <w:color w:val="595959" w:themeColor="text1" w:themeTint="A6"/>
            <w:sz w:val="20"/>
            <w:szCs w:val="20"/>
          </w:rPr>
          <w:t>to suit</w:t>
        </w:r>
      </w:ins>
      <w:r>
        <w:rPr>
          <w:rFonts w:ascii="Arial" w:hAnsi="Arial" w:cs="Arial" w:hint="eastAsia"/>
          <w:color w:val="595959" w:themeColor="text1" w:themeTint="A6"/>
          <w:sz w:val="20"/>
          <w:szCs w:val="20"/>
        </w:rPr>
        <w:t xml:space="preserve"> small-size IoT(Internet of Things) device</w:t>
      </w:r>
      <w:ins w:id="94" w:author="Natasha Pegler" w:date="2022-10-23T18:34:00Z">
        <w:r w:rsidR="009B0732">
          <w:rPr>
            <w:rFonts w:ascii="Arial" w:hAnsi="Arial" w:cs="Arial"/>
            <w:color w:val="595959" w:themeColor="text1" w:themeTint="A6"/>
            <w:sz w:val="20"/>
            <w:szCs w:val="20"/>
          </w:rPr>
          <w:t>s</w:t>
        </w:r>
      </w:ins>
      <w:r>
        <w:rPr>
          <w:rFonts w:ascii="Arial" w:hAnsi="Arial" w:cs="Arial" w:hint="eastAsia"/>
          <w:color w:val="595959" w:themeColor="text1" w:themeTint="A6"/>
          <w:sz w:val="20"/>
          <w:szCs w:val="20"/>
          <w:vertAlign w:val="superscript"/>
        </w:rPr>
        <w:fldChar w:fldCharType="begin"/>
      </w:r>
      <w:r>
        <w:rPr>
          <w:rFonts w:ascii="Arial" w:hAnsi="Arial" w:cs="Arial" w:hint="eastAsia"/>
          <w:color w:val="595959" w:themeColor="text1" w:themeTint="A6"/>
          <w:sz w:val="20"/>
          <w:szCs w:val="20"/>
          <w:vertAlign w:val="superscript"/>
        </w:rPr>
        <w:instrText xml:space="preserve"> REF _Ref26677 \w \h </w:instrText>
      </w:r>
      <w:r>
        <w:rPr>
          <w:rFonts w:ascii="Arial" w:hAnsi="Arial" w:cs="Arial" w:hint="eastAsia"/>
          <w:color w:val="595959" w:themeColor="text1" w:themeTint="A6"/>
          <w:sz w:val="20"/>
          <w:szCs w:val="20"/>
          <w:vertAlign w:val="superscript"/>
        </w:rPr>
      </w:r>
      <w:r>
        <w:rPr>
          <w:rFonts w:ascii="Arial" w:hAnsi="Arial" w:cs="Arial" w:hint="eastAsia"/>
          <w:color w:val="595959" w:themeColor="text1" w:themeTint="A6"/>
          <w:sz w:val="20"/>
          <w:szCs w:val="20"/>
          <w:vertAlign w:val="superscript"/>
        </w:rPr>
        <w:fldChar w:fldCharType="separate"/>
      </w:r>
      <w:r>
        <w:rPr>
          <w:rFonts w:ascii="Arial" w:hAnsi="Arial" w:cs="Arial" w:hint="eastAsia"/>
          <w:color w:val="595959" w:themeColor="text1" w:themeTint="A6"/>
          <w:sz w:val="20"/>
          <w:szCs w:val="20"/>
          <w:vertAlign w:val="superscript"/>
        </w:rPr>
        <w:t>[2]</w:t>
      </w:r>
      <w:r>
        <w:rPr>
          <w:rFonts w:ascii="Arial" w:hAnsi="Arial" w:cs="Arial" w:hint="eastAsia"/>
          <w:color w:val="595959" w:themeColor="text1" w:themeTint="A6"/>
          <w:sz w:val="20"/>
          <w:szCs w:val="20"/>
          <w:vertAlign w:val="superscript"/>
        </w:rPr>
        <w:fldChar w:fldCharType="end"/>
      </w:r>
      <w:r>
        <w:rPr>
          <w:rFonts w:ascii="Arial" w:hAnsi="Arial" w:cs="Arial" w:hint="eastAsia"/>
          <w:color w:val="595959" w:themeColor="text1" w:themeTint="A6"/>
          <w:sz w:val="20"/>
          <w:szCs w:val="20"/>
        </w:rPr>
        <w:t>. Moreover, TensorFlowLite allows low-latency inference of on-device machine learning models.</w:t>
      </w:r>
    </w:p>
    <w:p w14:paraId="2B105A97" w14:textId="3C89F1F9" w:rsidR="004555E4" w:rsidRDefault="00680EE6">
      <w:pPr>
        <w:pStyle w:val="NormalWeb"/>
        <w:spacing w:before="240" w:beforeAutospacing="0" w:after="240" w:afterAutospacing="0"/>
        <w:jc w:val="both"/>
        <w:rPr>
          <w:rFonts w:ascii="Arial" w:hAnsi="Arial" w:cs="Arial"/>
          <w:color w:val="595959" w:themeColor="text1" w:themeTint="A6"/>
          <w:sz w:val="22"/>
          <w:szCs w:val="22"/>
        </w:rPr>
      </w:pPr>
      <w:r>
        <w:rPr>
          <w:rFonts w:ascii="Arial" w:hAnsi="Arial" w:cs="Arial" w:hint="eastAsia"/>
          <w:color w:val="595959" w:themeColor="text1" w:themeTint="A6"/>
          <w:sz w:val="20"/>
          <w:szCs w:val="20"/>
        </w:rPr>
        <w:t xml:space="preserve">To train the </w:t>
      </w:r>
      <w:del w:id="95" w:author="Natasha Pegler" w:date="2022-10-23T18:41:00Z">
        <w:r w:rsidDel="009B0732">
          <w:rPr>
            <w:rFonts w:ascii="Arial" w:hAnsi="Arial" w:cs="Arial" w:hint="eastAsia"/>
            <w:color w:val="595959" w:themeColor="text1" w:themeTint="A6"/>
            <w:sz w:val="20"/>
            <w:szCs w:val="20"/>
          </w:rPr>
          <w:delText>speech audio data</w:delText>
        </w:r>
      </w:del>
      <w:ins w:id="96" w:author="Natasha Pegler" w:date="2022-10-23T18:41:00Z">
        <w:r w:rsidR="009B0732">
          <w:rPr>
            <w:rFonts w:ascii="Arial" w:hAnsi="Arial" w:cs="Arial"/>
            <w:color w:val="595959" w:themeColor="text1" w:themeTint="A6"/>
            <w:sz w:val="20"/>
            <w:szCs w:val="20"/>
          </w:rPr>
          <w:t>mode</w:t>
        </w:r>
      </w:ins>
      <w:r>
        <w:rPr>
          <w:rFonts w:ascii="Arial" w:hAnsi="Arial" w:cs="Arial" w:hint="eastAsia"/>
          <w:color w:val="595959" w:themeColor="text1" w:themeTint="A6"/>
          <w:sz w:val="20"/>
          <w:szCs w:val="20"/>
        </w:rPr>
        <w:t xml:space="preserve">, we employ the Mel-frequency cepstrum algorithm. </w:t>
      </w:r>
      <w:del w:id="97" w:author="Natasha Pegler" w:date="2022-10-23T18:41:00Z">
        <w:r w:rsidDel="009B0732">
          <w:rPr>
            <w:rFonts w:ascii="Arial" w:hAnsi="Arial" w:cs="Arial" w:hint="eastAsia"/>
            <w:color w:val="595959" w:themeColor="text1" w:themeTint="A6"/>
            <w:sz w:val="20"/>
            <w:szCs w:val="20"/>
          </w:rPr>
          <w:delText>The nature of this algorithm is using</w:delText>
        </w:r>
      </w:del>
      <w:ins w:id="98" w:author="Natasha Pegler" w:date="2022-10-23T18:41:00Z">
        <w:r w:rsidR="009B0732">
          <w:rPr>
            <w:rFonts w:ascii="Arial" w:hAnsi="Arial" w:cs="Arial"/>
            <w:color w:val="595959" w:themeColor="text1" w:themeTint="A6"/>
            <w:sz w:val="20"/>
            <w:szCs w:val="20"/>
          </w:rPr>
          <w:t>This algorithm uses</w:t>
        </w:r>
        <w:r w:rsidR="00CF1CE4">
          <w:rPr>
            <w:rFonts w:ascii="Arial" w:hAnsi="Arial" w:cs="Arial"/>
            <w:color w:val="595959" w:themeColor="text1" w:themeTint="A6"/>
            <w:sz w:val="20"/>
            <w:szCs w:val="20"/>
          </w:rPr>
          <w:t xml:space="preserve"> a</w:t>
        </w:r>
      </w:ins>
      <w:r>
        <w:rPr>
          <w:rFonts w:ascii="Arial" w:hAnsi="Arial" w:cs="Arial" w:hint="eastAsia"/>
          <w:color w:val="595959" w:themeColor="text1" w:themeTint="A6"/>
          <w:sz w:val="20"/>
          <w:szCs w:val="20"/>
        </w:rPr>
        <w:t xml:space="preserve"> short-time Fourier </w:t>
      </w:r>
      <w:r>
        <w:rPr>
          <w:rFonts w:ascii="Arial" w:hAnsi="Arial" w:cs="Arial" w:hint="eastAsia"/>
          <w:color w:val="595959" w:themeColor="text1" w:themeTint="A6"/>
          <w:sz w:val="20"/>
          <w:szCs w:val="20"/>
        </w:rPr>
        <w:t>transform to convert the audio data in time-domain signal into frequency-domain signal. Then the frequency</w:t>
      </w:r>
      <w:ins w:id="99" w:author="Natasha Pegler" w:date="2022-10-23T18:49:00Z">
        <w:r w:rsidR="00CF1CE4">
          <w:rPr>
            <w:rFonts w:ascii="Arial" w:hAnsi="Arial" w:cs="Arial"/>
            <w:color w:val="595959" w:themeColor="text1" w:themeTint="A6"/>
            <w:sz w:val="20"/>
            <w:szCs w:val="20"/>
          </w:rPr>
          <w:t xml:space="preserve"> signal</w:t>
        </w:r>
      </w:ins>
      <w:r>
        <w:rPr>
          <w:rFonts w:ascii="Arial" w:hAnsi="Arial" w:cs="Arial" w:hint="eastAsia"/>
          <w:color w:val="595959" w:themeColor="text1" w:themeTint="A6"/>
          <w:sz w:val="20"/>
          <w:szCs w:val="20"/>
        </w:rPr>
        <w:t xml:space="preserve"> </w:t>
      </w:r>
      <w:del w:id="100" w:author="Natasha Pegler" w:date="2022-10-23T18:49:00Z">
        <w:r w:rsidDel="00CF1CE4">
          <w:rPr>
            <w:rFonts w:ascii="Arial" w:hAnsi="Arial" w:cs="Arial" w:hint="eastAsia"/>
            <w:color w:val="595959" w:themeColor="text1" w:themeTint="A6"/>
            <w:sz w:val="20"/>
            <w:szCs w:val="20"/>
          </w:rPr>
          <w:delText>can be</w:delText>
        </w:r>
      </w:del>
      <w:ins w:id="101" w:author="Natasha Pegler" w:date="2022-10-23T18:49:00Z">
        <w:r w:rsidR="00CF1CE4">
          <w:rPr>
            <w:rFonts w:ascii="Arial" w:hAnsi="Arial" w:cs="Arial"/>
            <w:color w:val="595959" w:themeColor="text1" w:themeTint="A6"/>
            <w:sz w:val="20"/>
            <w:szCs w:val="20"/>
          </w:rPr>
          <w:t>is</w:t>
        </w:r>
      </w:ins>
      <w:r>
        <w:rPr>
          <w:rFonts w:ascii="Arial" w:hAnsi="Arial" w:cs="Arial" w:hint="eastAsia"/>
          <w:color w:val="595959" w:themeColor="text1" w:themeTint="A6"/>
          <w:sz w:val="20"/>
          <w:szCs w:val="20"/>
        </w:rPr>
        <w:t xml:space="preserve"> </w:t>
      </w:r>
      <w:del w:id="102" w:author="Natasha Pegler" w:date="2022-10-23T18:51:00Z">
        <w:r w:rsidDel="00863EAE">
          <w:rPr>
            <w:rFonts w:ascii="Arial" w:hAnsi="Arial" w:cs="Arial" w:hint="eastAsia"/>
            <w:color w:val="595959" w:themeColor="text1" w:themeTint="A6"/>
            <w:sz w:val="20"/>
            <w:szCs w:val="20"/>
          </w:rPr>
          <w:delText xml:space="preserve">transformed to the </w:delText>
        </w:r>
      </w:del>
      <w:del w:id="103" w:author="Natasha Pegler" w:date="2022-10-23T18:49:00Z">
        <w:r w:rsidDel="00CF1CE4">
          <w:rPr>
            <w:rFonts w:ascii="Arial" w:hAnsi="Arial" w:cs="Arial" w:hint="eastAsia"/>
            <w:color w:val="595959" w:themeColor="text1" w:themeTint="A6"/>
            <w:sz w:val="20"/>
            <w:szCs w:val="20"/>
          </w:rPr>
          <w:delText xml:space="preserve">linear relation through </w:delText>
        </w:r>
      </w:del>
      <w:del w:id="104" w:author="Natasha Pegler" w:date="2022-10-23T18:51:00Z">
        <w:r w:rsidDel="00863EAE">
          <w:rPr>
            <w:rFonts w:ascii="Arial" w:hAnsi="Arial" w:cs="Arial" w:hint="eastAsia"/>
            <w:color w:val="595959" w:themeColor="text1" w:themeTint="A6"/>
            <w:sz w:val="20"/>
            <w:szCs w:val="20"/>
          </w:rPr>
          <w:delText>Mel-frequency cepstrum algorithm, which can be perceived by human ears</w:delText>
        </w:r>
      </w:del>
      <w:ins w:id="105" w:author="Natasha Pegler" w:date="2022-10-23T18:51:00Z">
        <w:r w:rsidR="00863EAE">
          <w:rPr>
            <w:rFonts w:ascii="Arial" w:hAnsi="Arial" w:cs="Arial"/>
            <w:color w:val="595959" w:themeColor="text1" w:themeTint="A6"/>
            <w:sz w:val="20"/>
            <w:szCs w:val="20"/>
          </w:rPr>
          <w:t>mapped onto the Mel frequency scale</w:t>
        </w:r>
      </w:ins>
      <w:ins w:id="106" w:author="Natasha Pegler" w:date="2022-10-23T18:53:00Z">
        <w:r w:rsidR="00863EAE">
          <w:rPr>
            <w:rFonts w:ascii="Arial" w:hAnsi="Arial" w:cs="Arial"/>
            <w:color w:val="595959" w:themeColor="text1" w:themeTint="A6"/>
            <w:sz w:val="20"/>
            <w:szCs w:val="20"/>
          </w:rPr>
          <w:t>, using a logarithmic representation of the sound power</w:t>
        </w:r>
      </w:ins>
      <w:ins w:id="107" w:author="Natasha Pegler" w:date="2022-10-23T18:51:00Z">
        <w:r w:rsidR="00863EAE">
          <w:rPr>
            <w:rFonts w:ascii="Arial" w:hAnsi="Arial" w:cs="Arial"/>
            <w:color w:val="595959" w:themeColor="text1" w:themeTint="A6"/>
            <w:sz w:val="20"/>
            <w:szCs w:val="20"/>
          </w:rPr>
          <w:t xml:space="preserve"> </w:t>
        </w:r>
      </w:ins>
      <w:ins w:id="108" w:author="Natasha Pegler" w:date="2022-10-23T18:53:00Z">
        <w:r w:rsidR="00863EAE">
          <w:rPr>
            <w:rFonts w:ascii="Arial" w:hAnsi="Arial" w:cs="Arial"/>
            <w:color w:val="595959" w:themeColor="text1" w:themeTint="A6"/>
            <w:sz w:val="20"/>
            <w:szCs w:val="20"/>
          </w:rPr>
          <w:t>at each frequency</w:t>
        </w:r>
      </w:ins>
      <w:r>
        <w:rPr>
          <w:rFonts w:ascii="Arial" w:hAnsi="Arial" w:cs="Arial" w:hint="eastAsia"/>
          <w:color w:val="595959" w:themeColor="text1" w:themeTint="A6"/>
          <w:sz w:val="20"/>
          <w:szCs w:val="20"/>
        </w:rPr>
        <w:t>. Through Mel cepstrum analys</w:t>
      </w:r>
      <w:r>
        <w:rPr>
          <w:rFonts w:ascii="Arial" w:hAnsi="Arial" w:cs="Arial" w:hint="eastAsia"/>
          <w:color w:val="595959" w:themeColor="text1" w:themeTint="A6"/>
          <w:sz w:val="20"/>
          <w:szCs w:val="20"/>
        </w:rPr>
        <w:t xml:space="preserve">is, </w:t>
      </w:r>
      <w:del w:id="109" w:author="Natasha Pegler" w:date="2022-10-23T18:54:00Z">
        <w:r w:rsidDel="00863EAE">
          <w:rPr>
            <w:rFonts w:ascii="Arial" w:hAnsi="Arial" w:cs="Arial" w:hint="eastAsia"/>
            <w:color w:val="595959" w:themeColor="text1" w:themeTint="A6"/>
            <w:sz w:val="20"/>
            <w:szCs w:val="20"/>
          </w:rPr>
          <w:delText xml:space="preserve">DCT </w:delText>
        </w:r>
      </w:del>
      <w:ins w:id="110" w:author="Natasha Pegler" w:date="2022-10-23T18:54:00Z">
        <w:r w:rsidR="00863EAE">
          <w:rPr>
            <w:rFonts w:ascii="Arial" w:hAnsi="Arial" w:cs="Arial"/>
            <w:color w:val="595959" w:themeColor="text1" w:themeTint="A6"/>
            <w:sz w:val="20"/>
            <w:szCs w:val="20"/>
          </w:rPr>
          <w:t>discrete cosine transformation</w:t>
        </w:r>
        <w:r w:rsidR="00863EAE">
          <w:rPr>
            <w:rFonts w:ascii="Arial" w:hAnsi="Arial" w:cs="Arial" w:hint="eastAsia"/>
            <w:color w:val="595959" w:themeColor="text1" w:themeTint="A6"/>
            <w:sz w:val="20"/>
            <w:szCs w:val="20"/>
          </w:rPr>
          <w:t xml:space="preserve"> </w:t>
        </w:r>
      </w:ins>
      <w:del w:id="111" w:author="Natasha Pegler" w:date="2022-10-23T18:47:00Z">
        <w:r w:rsidDel="00CF1CE4">
          <w:rPr>
            <w:rFonts w:ascii="Arial" w:hAnsi="Arial" w:cs="Arial" w:hint="eastAsia"/>
            <w:color w:val="595959" w:themeColor="text1" w:themeTint="A6"/>
            <w:sz w:val="20"/>
            <w:szCs w:val="20"/>
          </w:rPr>
          <w:delText xml:space="preserve">transformation </w:delText>
        </w:r>
      </w:del>
      <w:r>
        <w:rPr>
          <w:rFonts w:ascii="Arial" w:hAnsi="Arial" w:cs="Arial" w:hint="eastAsia"/>
          <w:color w:val="595959" w:themeColor="text1" w:themeTint="A6"/>
          <w:sz w:val="20"/>
          <w:szCs w:val="20"/>
        </w:rPr>
        <w:t>is used to separate the DC</w:t>
      </w:r>
      <w:ins w:id="112" w:author="Natasha Pegler" w:date="2022-10-23T18:54:00Z">
        <w:r w:rsidR="00863EAE">
          <w:rPr>
            <w:rFonts w:ascii="Arial" w:hAnsi="Arial" w:cs="Arial"/>
            <w:color w:val="595959" w:themeColor="text1" w:themeTint="A6"/>
            <w:sz w:val="20"/>
            <w:szCs w:val="20"/>
          </w:rPr>
          <w:t xml:space="preserve"> (linear)</w:t>
        </w:r>
      </w:ins>
      <w:r>
        <w:rPr>
          <w:rFonts w:ascii="Arial" w:hAnsi="Arial" w:cs="Arial" w:hint="eastAsia"/>
          <w:color w:val="595959" w:themeColor="text1" w:themeTint="A6"/>
          <w:sz w:val="20"/>
          <w:szCs w:val="20"/>
        </w:rPr>
        <w:t xml:space="preserve"> signal component and the sinusoidal </w:t>
      </w:r>
      <w:ins w:id="113" w:author="Natasha Pegler" w:date="2022-10-23T18:54:00Z">
        <w:r w:rsidR="00863EAE">
          <w:rPr>
            <w:rFonts w:ascii="Arial" w:hAnsi="Arial" w:cs="Arial"/>
            <w:color w:val="595959" w:themeColor="text1" w:themeTint="A6"/>
            <w:sz w:val="20"/>
            <w:szCs w:val="20"/>
          </w:rPr>
          <w:t xml:space="preserve">(oscillating) </w:t>
        </w:r>
      </w:ins>
      <w:r>
        <w:rPr>
          <w:rFonts w:ascii="Arial" w:hAnsi="Arial" w:cs="Arial" w:hint="eastAsia"/>
          <w:color w:val="595959" w:themeColor="text1" w:themeTint="A6"/>
          <w:sz w:val="20"/>
          <w:szCs w:val="20"/>
        </w:rPr>
        <w:t>signal component</w:t>
      </w:r>
      <w:r>
        <w:rPr>
          <w:rFonts w:ascii="Arial" w:hAnsi="Arial" w:cs="Arial" w:hint="eastAsia"/>
          <w:color w:val="595959" w:themeColor="text1" w:themeTint="A6"/>
          <w:sz w:val="20"/>
          <w:szCs w:val="20"/>
          <w:vertAlign w:val="superscript"/>
        </w:rPr>
        <w:fldChar w:fldCharType="begin"/>
      </w:r>
      <w:r>
        <w:rPr>
          <w:rFonts w:ascii="Arial" w:hAnsi="Arial" w:cs="Arial" w:hint="eastAsia"/>
          <w:color w:val="595959" w:themeColor="text1" w:themeTint="A6"/>
          <w:sz w:val="20"/>
          <w:szCs w:val="20"/>
          <w:vertAlign w:val="superscript"/>
        </w:rPr>
        <w:instrText xml:space="preserve"> REF _Ref26722 \w \h </w:instrText>
      </w:r>
      <w:r>
        <w:rPr>
          <w:rFonts w:ascii="Arial" w:hAnsi="Arial" w:cs="Arial" w:hint="eastAsia"/>
          <w:color w:val="595959" w:themeColor="text1" w:themeTint="A6"/>
          <w:sz w:val="20"/>
          <w:szCs w:val="20"/>
          <w:vertAlign w:val="superscript"/>
        </w:rPr>
      </w:r>
      <w:r>
        <w:rPr>
          <w:rFonts w:ascii="Arial" w:hAnsi="Arial" w:cs="Arial" w:hint="eastAsia"/>
          <w:color w:val="595959" w:themeColor="text1" w:themeTint="A6"/>
          <w:sz w:val="20"/>
          <w:szCs w:val="20"/>
          <w:vertAlign w:val="superscript"/>
        </w:rPr>
        <w:fldChar w:fldCharType="separate"/>
      </w:r>
      <w:r>
        <w:rPr>
          <w:rFonts w:ascii="Arial" w:hAnsi="Arial" w:cs="Arial" w:hint="eastAsia"/>
          <w:color w:val="595959" w:themeColor="text1" w:themeTint="A6"/>
          <w:sz w:val="20"/>
          <w:szCs w:val="20"/>
          <w:vertAlign w:val="superscript"/>
        </w:rPr>
        <w:t>[3]</w:t>
      </w:r>
      <w:r>
        <w:rPr>
          <w:rFonts w:ascii="Arial" w:hAnsi="Arial" w:cs="Arial" w:hint="eastAsia"/>
          <w:color w:val="595959" w:themeColor="text1" w:themeTint="A6"/>
          <w:sz w:val="20"/>
          <w:szCs w:val="20"/>
          <w:vertAlign w:val="superscript"/>
        </w:rPr>
        <w:fldChar w:fldCharType="end"/>
      </w:r>
      <w:r>
        <w:rPr>
          <w:rFonts w:ascii="Arial" w:hAnsi="Arial" w:cs="Arial" w:hint="eastAsia"/>
          <w:color w:val="595959" w:themeColor="text1" w:themeTint="A6"/>
          <w:sz w:val="20"/>
          <w:szCs w:val="20"/>
        </w:rPr>
        <w:t xml:space="preserve">. At the end, we would extract the sound spectrum feature </w:t>
      </w:r>
      <w:r>
        <w:rPr>
          <w:rFonts w:ascii="Arial" w:hAnsi="Arial" w:cs="Arial" w:hint="eastAsia"/>
          <w:color w:val="595959" w:themeColor="text1" w:themeTint="A6"/>
          <w:sz w:val="20"/>
          <w:szCs w:val="20"/>
        </w:rPr>
        <w:t xml:space="preserve">vector and convert the vector into an image. </w:t>
      </w:r>
      <w:del w:id="114" w:author="Natasha Pegler" w:date="2022-10-23T18:47:00Z">
        <w:r w:rsidDel="00CF1CE4">
          <w:rPr>
            <w:rFonts w:ascii="Arial" w:hAnsi="Arial" w:cs="Arial" w:hint="eastAsia"/>
            <w:color w:val="595959" w:themeColor="text1" w:themeTint="A6"/>
            <w:sz w:val="20"/>
            <w:szCs w:val="20"/>
          </w:rPr>
          <w:delText>With the feature statistics, we could input the features to generate</w:delText>
        </w:r>
      </w:del>
      <w:ins w:id="115" w:author="Natasha Pegler" w:date="2022-10-23T18:47:00Z">
        <w:r w:rsidR="00CF1CE4">
          <w:rPr>
            <w:rFonts w:ascii="Arial" w:hAnsi="Arial" w:cs="Arial"/>
            <w:color w:val="595959" w:themeColor="text1" w:themeTint="A6"/>
            <w:sz w:val="20"/>
            <w:szCs w:val="20"/>
          </w:rPr>
          <w:t xml:space="preserve">The </w:t>
        </w:r>
      </w:ins>
      <w:ins w:id="116" w:author="Natasha Pegler" w:date="2022-10-23T18:48:00Z">
        <w:r w:rsidR="00CF1CE4">
          <w:rPr>
            <w:rFonts w:ascii="Arial" w:hAnsi="Arial" w:cs="Arial"/>
            <w:color w:val="595959" w:themeColor="text1" w:themeTint="A6"/>
            <w:sz w:val="20"/>
            <w:szCs w:val="20"/>
          </w:rPr>
          <w:t>feature statistics then form the inputs to</w:t>
        </w:r>
      </w:ins>
      <w:r>
        <w:rPr>
          <w:rFonts w:ascii="Arial" w:hAnsi="Arial" w:cs="Arial" w:hint="eastAsia"/>
          <w:color w:val="595959" w:themeColor="text1" w:themeTint="A6"/>
          <w:sz w:val="20"/>
          <w:szCs w:val="20"/>
        </w:rPr>
        <w:t xml:space="preserve"> our speech audio filter model.</w:t>
      </w:r>
    </w:p>
    <w:p w14:paraId="2D701F36" w14:textId="77777777" w:rsidR="004555E4" w:rsidRDefault="00680EE6">
      <w:pPr>
        <w:pStyle w:val="NormalWeb"/>
        <w:spacing w:before="240" w:beforeAutospacing="0" w:after="240" w:afterAutospacing="0"/>
        <w:jc w:val="center"/>
        <w:rPr>
          <w:rFonts w:ascii="Arial" w:hAnsi="Arial" w:cs="Arial"/>
          <w:color w:val="595959" w:themeColor="text1" w:themeTint="A6"/>
          <w:sz w:val="22"/>
          <w:szCs w:val="22"/>
        </w:rPr>
      </w:pPr>
      <w:r>
        <w:rPr>
          <w:rFonts w:ascii="Arial" w:hAnsi="Arial" w:cs="Arial"/>
          <w:noProof/>
          <w:color w:val="595959" w:themeColor="text1" w:themeTint="A6"/>
          <w:sz w:val="22"/>
          <w:szCs w:val="22"/>
        </w:rPr>
        <w:drawing>
          <wp:inline distT="0" distB="0" distL="114300" distR="114300" wp14:anchorId="5FD68778" wp14:editId="4417F770">
            <wp:extent cx="4907915" cy="2263775"/>
            <wp:effectExtent l="0" t="0" r="6985" b="3175"/>
            <wp:docPr id="1" name="图片 1" descr="166650149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66501490576"/>
                    <pic:cNvPicPr>
                      <a:picLocks noChangeAspect="1"/>
                    </pic:cNvPicPr>
                  </pic:nvPicPr>
                  <pic:blipFill>
                    <a:blip r:embed="rId16"/>
                    <a:stretch>
                      <a:fillRect/>
                    </a:stretch>
                  </pic:blipFill>
                  <pic:spPr>
                    <a:xfrm>
                      <a:off x="0" y="0"/>
                      <a:ext cx="4907915" cy="2263775"/>
                    </a:xfrm>
                    <a:prstGeom prst="rect">
                      <a:avLst/>
                    </a:prstGeom>
                  </pic:spPr>
                </pic:pic>
              </a:graphicData>
            </a:graphic>
          </wp:inline>
        </w:drawing>
      </w:r>
    </w:p>
    <w:p w14:paraId="416A1D1E" w14:textId="77777777" w:rsidR="004555E4" w:rsidRDefault="00680EE6">
      <w:pPr>
        <w:pStyle w:val="NormalWeb"/>
        <w:spacing w:before="240" w:beforeAutospacing="0" w:after="240" w:afterAutospacing="0"/>
        <w:jc w:val="center"/>
        <w:rPr>
          <w:rFonts w:ascii="Arial" w:hAnsi="Arial" w:cs="Arial"/>
          <w:color w:val="595959" w:themeColor="text1" w:themeTint="A6"/>
          <w:sz w:val="20"/>
          <w:szCs w:val="20"/>
        </w:rPr>
      </w:pPr>
      <w:r>
        <w:rPr>
          <w:rFonts w:ascii="Arial" w:hAnsi="Arial" w:cs="Arial" w:hint="eastAsia"/>
          <w:color w:val="595959" w:themeColor="text1" w:themeTint="A6"/>
          <w:sz w:val="20"/>
          <w:szCs w:val="20"/>
        </w:rPr>
        <w:t>Diagram. Mel Frequency Cepstral Coefficients.</w:t>
      </w:r>
    </w:p>
    <w:p w14:paraId="1EEBD677" w14:textId="68E4C51D" w:rsidR="004555E4" w:rsidRDefault="00680EE6">
      <w:pPr>
        <w:pStyle w:val="NormalWeb"/>
        <w:spacing w:before="240" w:beforeAutospacing="0" w:after="240" w:afterAutospacing="0"/>
        <w:jc w:val="both"/>
        <w:rPr>
          <w:rFonts w:ascii="Arial" w:hAnsi="Arial" w:cs="Arial"/>
          <w:color w:val="595959" w:themeColor="text1" w:themeTint="A6"/>
          <w:sz w:val="20"/>
          <w:szCs w:val="20"/>
        </w:rPr>
      </w:pPr>
      <w:r>
        <w:rPr>
          <w:rFonts w:ascii="Arial" w:hAnsi="Arial" w:cs="Arial" w:hint="eastAsia"/>
          <w:color w:val="595959" w:themeColor="text1" w:themeTint="A6"/>
          <w:sz w:val="20"/>
          <w:szCs w:val="20"/>
        </w:rPr>
        <w:t xml:space="preserve">Overall, </w:t>
      </w:r>
      <w:del w:id="117" w:author="Natasha Pegler" w:date="2022-10-23T18:55:00Z">
        <w:r w:rsidDel="00863EAE">
          <w:rPr>
            <w:rFonts w:ascii="Arial" w:hAnsi="Arial" w:cs="Arial" w:hint="eastAsia"/>
            <w:color w:val="595959" w:themeColor="text1" w:themeTint="A6"/>
            <w:sz w:val="20"/>
            <w:szCs w:val="20"/>
          </w:rPr>
          <w:delText>we</w:delText>
        </w:r>
        <w:r w:rsidDel="00863EAE">
          <w:rPr>
            <w:rFonts w:ascii="Arial" w:hAnsi="Arial" w:cs="Arial"/>
            <w:color w:val="595959" w:themeColor="text1" w:themeTint="A6"/>
            <w:sz w:val="20"/>
            <w:szCs w:val="20"/>
          </w:rPr>
          <w:delText>’</w:delText>
        </w:r>
        <w:r w:rsidDel="00863EAE">
          <w:rPr>
            <w:rFonts w:ascii="Arial" w:hAnsi="Arial" w:cs="Arial" w:hint="eastAsia"/>
            <w:color w:val="595959" w:themeColor="text1" w:themeTint="A6"/>
            <w:sz w:val="20"/>
            <w:szCs w:val="20"/>
          </w:rPr>
          <w:delText>d like</w:delText>
        </w:r>
      </w:del>
      <w:ins w:id="118" w:author="Natasha Pegler" w:date="2022-10-23T18:55:00Z">
        <w:r w:rsidR="00863EAE">
          <w:rPr>
            <w:rFonts w:ascii="Arial" w:hAnsi="Arial" w:cs="Arial"/>
            <w:color w:val="595959" w:themeColor="text1" w:themeTint="A6"/>
            <w:sz w:val="20"/>
            <w:szCs w:val="20"/>
          </w:rPr>
          <w:t>our goal is</w:t>
        </w:r>
      </w:ins>
      <w:r>
        <w:rPr>
          <w:rFonts w:ascii="Arial" w:hAnsi="Arial" w:cs="Arial" w:hint="eastAsia"/>
          <w:color w:val="595959" w:themeColor="text1" w:themeTint="A6"/>
          <w:sz w:val="20"/>
          <w:szCs w:val="20"/>
        </w:rPr>
        <w:t xml:space="preserve"> to use the speech audio filter model to </w:t>
      </w:r>
      <w:r>
        <w:rPr>
          <w:rFonts w:ascii="Arial" w:hAnsi="Arial" w:cs="Arial" w:hint="eastAsia"/>
          <w:color w:val="595959" w:themeColor="text1" w:themeTint="A6"/>
          <w:sz w:val="20"/>
          <w:szCs w:val="20"/>
        </w:rPr>
        <w:t xml:space="preserve">detect whether the audio contains any  human voice. The filter would directly discard the audio data if it contains human speech, otherwise the data would </w:t>
      </w:r>
      <w:del w:id="119" w:author="Natasha Pegler" w:date="2022-10-23T18:56:00Z">
        <w:r w:rsidDel="00863EAE">
          <w:rPr>
            <w:rFonts w:ascii="Arial" w:hAnsi="Arial" w:cs="Arial" w:hint="eastAsia"/>
            <w:color w:val="595959" w:themeColor="text1" w:themeTint="A6"/>
            <w:sz w:val="20"/>
            <w:szCs w:val="20"/>
          </w:rPr>
          <w:delText>be loaded to cache</w:delText>
        </w:r>
      </w:del>
      <w:ins w:id="120" w:author="Natasha Pegler" w:date="2022-10-23T18:56:00Z">
        <w:r w:rsidR="00863EAE">
          <w:rPr>
            <w:rFonts w:ascii="Arial" w:hAnsi="Arial" w:cs="Arial"/>
            <w:color w:val="595959" w:themeColor="text1" w:themeTint="A6"/>
            <w:sz w:val="20"/>
            <w:szCs w:val="20"/>
          </w:rPr>
          <w:t xml:space="preserve">progress </w:t>
        </w:r>
        <w:r w:rsidR="00863EAE">
          <w:rPr>
            <w:rFonts w:ascii="Arial" w:hAnsi="Arial" w:cs="Arial"/>
            <w:color w:val="595959" w:themeColor="text1" w:themeTint="A6"/>
            <w:sz w:val="20"/>
            <w:szCs w:val="20"/>
          </w:rPr>
          <w:lastRenderedPageBreak/>
          <w:t>through to the rest of the analysis</w:t>
        </w:r>
      </w:ins>
      <w:r>
        <w:rPr>
          <w:rFonts w:ascii="Arial" w:hAnsi="Arial" w:cs="Arial" w:hint="eastAsia"/>
          <w:color w:val="595959" w:themeColor="text1" w:themeTint="A6"/>
          <w:sz w:val="20"/>
          <w:szCs w:val="20"/>
        </w:rPr>
        <w:t xml:space="preserve">. </w:t>
      </w:r>
      <w:del w:id="121" w:author="Natasha Pegler" w:date="2022-10-23T18:56:00Z">
        <w:r w:rsidDel="00863EAE">
          <w:rPr>
            <w:rFonts w:ascii="Arial" w:hAnsi="Arial" w:cs="Arial" w:hint="eastAsia"/>
            <w:color w:val="595959" w:themeColor="text1" w:themeTint="A6"/>
            <w:sz w:val="20"/>
            <w:szCs w:val="20"/>
          </w:rPr>
          <w:delText xml:space="preserve">Below </w:delText>
        </w:r>
      </w:del>
      <w:ins w:id="122" w:author="Natasha Pegler" w:date="2022-10-23T18:56:00Z">
        <w:r w:rsidR="00863EAE">
          <w:rPr>
            <w:rFonts w:ascii="Arial" w:hAnsi="Arial" w:cs="Arial"/>
            <w:color w:val="595959" w:themeColor="text1" w:themeTint="A6"/>
            <w:sz w:val="20"/>
            <w:szCs w:val="20"/>
          </w:rPr>
          <w:t>The</w:t>
        </w:r>
        <w:r w:rsidR="00863EAE">
          <w:rPr>
            <w:rFonts w:ascii="Arial" w:hAnsi="Arial" w:cs="Arial" w:hint="eastAsia"/>
            <w:color w:val="595959" w:themeColor="text1" w:themeTint="A6"/>
            <w:sz w:val="20"/>
            <w:szCs w:val="20"/>
          </w:rPr>
          <w:t xml:space="preserve"> </w:t>
        </w:r>
      </w:ins>
      <w:r>
        <w:rPr>
          <w:rFonts w:ascii="Arial" w:hAnsi="Arial" w:cs="Arial" w:hint="eastAsia"/>
          <w:color w:val="595959" w:themeColor="text1" w:themeTint="A6"/>
          <w:sz w:val="20"/>
          <w:szCs w:val="20"/>
        </w:rPr>
        <w:t>diagram</w:t>
      </w:r>
      <w:ins w:id="123" w:author="Natasha Pegler" w:date="2022-10-23T18:56:00Z">
        <w:r w:rsidR="00863EAE">
          <w:rPr>
            <w:rFonts w:ascii="Arial" w:hAnsi="Arial" w:cs="Arial"/>
            <w:color w:val="595959" w:themeColor="text1" w:themeTint="A6"/>
            <w:sz w:val="20"/>
            <w:szCs w:val="20"/>
          </w:rPr>
          <w:t xml:space="preserve"> below</w:t>
        </w:r>
      </w:ins>
      <w:r>
        <w:rPr>
          <w:rFonts w:ascii="Arial" w:hAnsi="Arial" w:cs="Arial" w:hint="eastAsia"/>
          <w:color w:val="595959" w:themeColor="text1" w:themeTint="A6"/>
          <w:sz w:val="20"/>
          <w:szCs w:val="20"/>
        </w:rPr>
        <w:t xml:space="preserve"> gives a straightforward expression illustrating the logical data fi</w:t>
      </w:r>
      <w:r>
        <w:rPr>
          <w:rFonts w:ascii="Arial" w:hAnsi="Arial" w:cs="Arial" w:hint="eastAsia"/>
          <w:color w:val="595959" w:themeColor="text1" w:themeTint="A6"/>
          <w:sz w:val="20"/>
          <w:szCs w:val="20"/>
        </w:rPr>
        <w:t>lter process.</w:t>
      </w:r>
    </w:p>
    <w:p w14:paraId="588F44D5" w14:textId="77777777" w:rsidR="004555E4" w:rsidRDefault="00680EE6">
      <w:pPr>
        <w:pStyle w:val="NormalWeb"/>
        <w:spacing w:before="240" w:beforeAutospacing="0" w:after="240" w:afterAutospacing="0"/>
        <w:jc w:val="center"/>
        <w:rPr>
          <w:rFonts w:ascii="Arial" w:hAnsi="Arial" w:cs="Arial"/>
          <w:color w:val="595959" w:themeColor="text1" w:themeTint="A6"/>
          <w:sz w:val="20"/>
          <w:szCs w:val="20"/>
        </w:rPr>
      </w:pPr>
      <w:r>
        <w:rPr>
          <w:rFonts w:ascii="Arial" w:hAnsi="Arial" w:cs="Arial"/>
          <w:noProof/>
          <w:color w:val="595959" w:themeColor="text1" w:themeTint="A6"/>
          <w:sz w:val="20"/>
          <w:szCs w:val="20"/>
        </w:rPr>
        <w:drawing>
          <wp:inline distT="0" distB="0" distL="114300" distR="114300" wp14:anchorId="667C4C4A" wp14:editId="4987B376">
            <wp:extent cx="3418840" cy="2258060"/>
            <wp:effectExtent l="0" t="0" r="0" b="0"/>
            <wp:docPr id="3"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1" descr="wps"/>
                    <pic:cNvPicPr>
                      <a:picLocks noChangeAspect="1"/>
                    </pic:cNvPicPr>
                  </pic:nvPicPr>
                  <pic:blipFill>
                    <a:blip r:embed="rId17"/>
                    <a:stretch>
                      <a:fillRect/>
                    </a:stretch>
                  </pic:blipFill>
                  <pic:spPr>
                    <a:xfrm>
                      <a:off x="0" y="0"/>
                      <a:ext cx="3418840" cy="2258060"/>
                    </a:xfrm>
                    <a:prstGeom prst="rect">
                      <a:avLst/>
                    </a:prstGeom>
                  </pic:spPr>
                </pic:pic>
              </a:graphicData>
            </a:graphic>
          </wp:inline>
        </w:drawing>
      </w:r>
    </w:p>
    <w:p w14:paraId="0B5082AA" w14:textId="77777777" w:rsidR="004555E4" w:rsidRDefault="00680EE6">
      <w:pPr>
        <w:pStyle w:val="NormalWeb"/>
        <w:spacing w:before="240" w:beforeAutospacing="0" w:after="240" w:afterAutospacing="0"/>
        <w:jc w:val="center"/>
        <w:rPr>
          <w:rFonts w:ascii="Arial" w:hAnsi="Arial" w:cs="Arial"/>
          <w:color w:val="595959" w:themeColor="text1" w:themeTint="A6"/>
          <w:sz w:val="20"/>
          <w:szCs w:val="20"/>
        </w:rPr>
      </w:pPr>
      <w:r>
        <w:rPr>
          <w:rFonts w:ascii="Arial" w:hAnsi="Arial" w:cs="Arial" w:hint="eastAsia"/>
          <w:color w:val="595959" w:themeColor="text1" w:themeTint="A6"/>
          <w:sz w:val="20"/>
          <w:szCs w:val="20"/>
        </w:rPr>
        <w:t>Diagram. Filter process.</w:t>
      </w:r>
    </w:p>
    <w:p w14:paraId="2AB15AB9" w14:textId="77777777" w:rsidR="004555E4" w:rsidRDefault="004555E4">
      <w:pPr>
        <w:pStyle w:val="NormalWeb"/>
        <w:spacing w:before="240" w:beforeAutospacing="0" w:after="240" w:afterAutospacing="0"/>
        <w:jc w:val="both"/>
        <w:rPr>
          <w:rFonts w:ascii="Arial" w:hAnsi="Arial" w:cs="Arial"/>
          <w:color w:val="595959" w:themeColor="text1" w:themeTint="A6"/>
          <w:sz w:val="22"/>
          <w:szCs w:val="22"/>
        </w:rPr>
      </w:pPr>
    </w:p>
    <w:p w14:paraId="70F23010" w14:textId="77777777" w:rsidR="004555E4" w:rsidRDefault="00680EE6">
      <w:pPr>
        <w:pStyle w:val="Heading2"/>
        <w:rPr>
          <w:rFonts w:ascii="Arial" w:hAnsi="Arial" w:cs="Arial"/>
          <w:spacing w:val="0"/>
          <w:sz w:val="28"/>
          <w:szCs w:val="28"/>
        </w:rPr>
      </w:pPr>
      <w:r>
        <w:rPr>
          <w:rFonts w:ascii="Arial" w:hAnsi="Arial" w:cs="Arial"/>
          <w:spacing w:val="0"/>
          <w:sz w:val="28"/>
          <w:szCs w:val="28"/>
        </w:rPr>
        <w:t>STAkeholders &amp; impacts</w:t>
      </w:r>
    </w:p>
    <w:p w14:paraId="162AD33F" w14:textId="538A83E6" w:rsidR="004555E4" w:rsidRDefault="00680EE6">
      <w:pPr>
        <w:pStyle w:val="NormalWeb"/>
        <w:spacing w:before="240" w:beforeAutospacing="0" w:after="240" w:afterAutospacing="0"/>
        <w:jc w:val="both"/>
        <w:rPr>
          <w:ins w:id="124" w:author="Natasha Pegler" w:date="2022-10-23T19:25:00Z"/>
          <w:rFonts w:ascii="Arial" w:hAnsi="Arial" w:cs="Arial"/>
          <w:sz w:val="20"/>
          <w:szCs w:val="20"/>
        </w:rPr>
      </w:pPr>
      <w:r>
        <w:rPr>
          <w:rFonts w:ascii="Arial" w:hAnsi="Arial" w:cs="Arial"/>
          <w:sz w:val="20"/>
          <w:szCs w:val="20"/>
        </w:rPr>
        <w:t xml:space="preserve">Representing the importance of the stakeholders and their impacts is necessary for developing the environmental voice recognition technology.  </w:t>
      </w:r>
      <w:ins w:id="125" w:author="Natasha Pegler" w:date="2022-10-23T18:57:00Z">
        <w:r w:rsidR="00863EAE">
          <w:rPr>
            <w:rFonts w:ascii="Arial" w:hAnsi="Arial" w:cs="Arial"/>
            <w:sz w:val="20"/>
            <w:szCs w:val="20"/>
          </w:rPr>
          <w:t>We have considered the</w:t>
        </w:r>
      </w:ins>
      <w:ins w:id="126" w:author="Natasha Pegler" w:date="2022-10-23T18:58:00Z">
        <w:r w:rsidR="00863EAE">
          <w:rPr>
            <w:rFonts w:ascii="Arial" w:hAnsi="Arial" w:cs="Arial"/>
            <w:sz w:val="20"/>
            <w:szCs w:val="20"/>
          </w:rPr>
          <w:t xml:space="preserve"> various stakeholders </w:t>
        </w:r>
      </w:ins>
      <w:ins w:id="127" w:author="Natasha Pegler" w:date="2022-10-23T18:59:00Z">
        <w:r w:rsidR="00863EAE">
          <w:rPr>
            <w:rFonts w:ascii="Arial" w:hAnsi="Arial" w:cs="Arial"/>
            <w:sz w:val="20"/>
            <w:szCs w:val="20"/>
          </w:rPr>
          <w:t>of the project, including the</w:t>
        </w:r>
      </w:ins>
      <w:ins w:id="128" w:author="Natasha Pegler" w:date="2022-10-23T19:03:00Z">
        <w:r w:rsidR="006C7D3F">
          <w:rPr>
            <w:rFonts w:ascii="Arial" w:hAnsi="Arial" w:cs="Arial"/>
            <w:sz w:val="20"/>
            <w:szCs w:val="20"/>
          </w:rPr>
          <w:t>ir</w:t>
        </w:r>
      </w:ins>
      <w:ins w:id="129" w:author="Natasha Pegler" w:date="2022-10-23T18:59:00Z">
        <w:r w:rsidR="00863EAE">
          <w:rPr>
            <w:rFonts w:ascii="Arial" w:hAnsi="Arial" w:cs="Arial"/>
            <w:sz w:val="20"/>
            <w:szCs w:val="20"/>
          </w:rPr>
          <w:t xml:space="preserve"> level of impact as well as the level of influence they have over the project</w:t>
        </w:r>
      </w:ins>
      <w:ins w:id="130" w:author="Natasha Pegler" w:date="2022-10-23T19:04:00Z">
        <w:r w:rsidR="006C7D3F">
          <w:rPr>
            <w:rFonts w:ascii="Arial" w:hAnsi="Arial" w:cs="Arial"/>
            <w:sz w:val="20"/>
            <w:szCs w:val="20"/>
          </w:rPr>
          <w:t xml:space="preserve">; they are shown in the table </w:t>
        </w:r>
      </w:ins>
      <w:ins w:id="131" w:author="Natasha Pegler" w:date="2022-10-23T19:05:00Z">
        <w:r w:rsidR="006C7D3F">
          <w:rPr>
            <w:rFonts w:ascii="Arial" w:hAnsi="Arial" w:cs="Arial"/>
            <w:sz w:val="20"/>
            <w:szCs w:val="20"/>
          </w:rPr>
          <w:t>below.</w:t>
        </w:r>
      </w:ins>
      <w:del w:id="132" w:author="Natasha Pegler" w:date="2022-10-23T18:59:00Z">
        <w:r w:rsidDel="00863EAE">
          <w:rPr>
            <w:rFonts w:ascii="Arial" w:hAnsi="Arial" w:cs="Arial"/>
            <w:sz w:val="20"/>
            <w:szCs w:val="20"/>
          </w:rPr>
          <w:delText>The mapping for stakeholders of the project shows the different level of power corresponding with different level</w:delText>
        </w:r>
        <w:r w:rsidDel="00863EAE">
          <w:rPr>
            <w:rFonts w:ascii="Arial" w:hAnsi="Arial" w:cs="Arial"/>
            <w:sz w:val="20"/>
            <w:szCs w:val="20"/>
          </w:rPr>
          <w:delText xml:space="preserve"> of interest.</w:delText>
        </w:r>
      </w:del>
      <w:del w:id="133" w:author="Natasha Pegler" w:date="2022-10-23T19:04:00Z">
        <w:r w:rsidDel="006C7D3F">
          <w:rPr>
            <w:rFonts w:ascii="Arial" w:hAnsi="Arial" w:cs="Arial"/>
            <w:sz w:val="20"/>
            <w:szCs w:val="20"/>
          </w:rPr>
          <w:delText xml:space="preserve"> </w:delText>
        </w:r>
      </w:del>
    </w:p>
    <w:tbl>
      <w:tblPr>
        <w:tblStyle w:val="MainBodyTable"/>
        <w:tblW w:w="4942" w:type="pct"/>
        <w:tblInd w:w="108" w:type="dxa"/>
        <w:tblBorders>
          <w:top w:val="single" w:sz="4" w:space="0" w:color="FBCB75"/>
          <w:left w:val="single" w:sz="4" w:space="0" w:color="FBCB75"/>
          <w:bottom w:val="single" w:sz="4" w:space="0" w:color="FBCB75"/>
          <w:right w:val="single" w:sz="4" w:space="0" w:color="FBCB75"/>
          <w:insideH w:val="single" w:sz="4" w:space="0" w:color="FBCB75"/>
          <w:insideV w:val="single" w:sz="4" w:space="0" w:color="FBCB75"/>
        </w:tblBorders>
        <w:tblLook w:val="04A0" w:firstRow="1" w:lastRow="0" w:firstColumn="1" w:lastColumn="0" w:noHBand="0" w:noVBand="1"/>
        <w:tblPrChange w:id="134" w:author="Natasha Pegler" w:date="2022-10-23T19:27:00Z">
          <w:tblPr>
            <w:tblStyle w:val="MainBodyTable"/>
            <w:tblW w:w="4876" w:type="pct"/>
            <w:tblInd w:w="108" w:type="dxa"/>
            <w:tblBorders>
              <w:top w:val="single" w:sz="4" w:space="0" w:color="FBCB75"/>
              <w:left w:val="single" w:sz="4" w:space="0" w:color="FBCB75"/>
              <w:bottom w:val="single" w:sz="4" w:space="0" w:color="FBCB75"/>
              <w:right w:val="single" w:sz="4" w:space="0" w:color="FBCB75"/>
              <w:insideH w:val="single" w:sz="4" w:space="0" w:color="FBCB75"/>
              <w:insideV w:val="single" w:sz="4" w:space="0" w:color="FBCB75"/>
            </w:tblBorders>
            <w:tblLook w:val="04A0" w:firstRow="1" w:lastRow="0" w:firstColumn="1" w:lastColumn="0" w:noHBand="0" w:noVBand="1"/>
          </w:tblPr>
        </w:tblPrChange>
      </w:tblPr>
      <w:tblGrid>
        <w:gridCol w:w="1911"/>
        <w:gridCol w:w="3950"/>
        <w:gridCol w:w="3950"/>
        <w:tblGridChange w:id="135">
          <w:tblGrid>
            <w:gridCol w:w="616"/>
            <w:gridCol w:w="2288"/>
            <w:gridCol w:w="3388"/>
          </w:tblGrid>
        </w:tblGridChange>
      </w:tblGrid>
      <w:tr w:rsidR="00CD61E4" w14:paraId="7ED98284" w14:textId="77777777" w:rsidTr="00CD61E4">
        <w:trPr>
          <w:trHeight w:val="432"/>
          <w:ins w:id="136" w:author="Natasha Pegler" w:date="2022-10-23T19:25:00Z"/>
          <w:trPrChange w:id="137" w:author="Natasha Pegler" w:date="2022-10-23T19:27:00Z">
            <w:trPr>
              <w:trHeight w:val="432"/>
            </w:trPr>
          </w:trPrChange>
        </w:trPr>
        <w:tc>
          <w:tcPr>
            <w:tcW w:w="974" w:type="pct"/>
            <w:tcBorders>
              <w:right w:val="single" w:sz="4" w:space="0" w:color="FFFFFF" w:themeColor="background1"/>
            </w:tcBorders>
            <w:shd w:val="clear" w:color="auto" w:fill="F8A208"/>
            <w:tcPrChange w:id="138" w:author="Natasha Pegler" w:date="2022-10-23T19:27:00Z">
              <w:tcPr>
                <w:tcW w:w="318" w:type="pct"/>
                <w:tcBorders>
                  <w:right w:val="single" w:sz="4" w:space="0" w:color="FFFFFF" w:themeColor="background1"/>
                </w:tcBorders>
                <w:shd w:val="clear" w:color="auto" w:fill="F8A208"/>
              </w:tcPr>
            </w:tcPrChange>
          </w:tcPr>
          <w:p w14:paraId="49D28B58" w14:textId="03BEC444" w:rsidR="00CD61E4" w:rsidRDefault="00CD61E4" w:rsidP="006730FF">
            <w:pPr>
              <w:spacing w:after="0"/>
              <w:rPr>
                <w:ins w:id="139" w:author="Natasha Pegler" w:date="2022-10-23T19:25:00Z"/>
                <w:rFonts w:ascii="Arial" w:hAnsi="Arial" w:cs="Arial"/>
                <w:b/>
                <w:bCs/>
                <w:color w:val="FFFFFF" w:themeColor="background1"/>
                <w:sz w:val="20"/>
                <w:szCs w:val="24"/>
              </w:rPr>
            </w:pPr>
          </w:p>
        </w:tc>
        <w:tc>
          <w:tcPr>
            <w:tcW w:w="2013" w:type="pct"/>
            <w:tcBorders>
              <w:left w:val="single" w:sz="4" w:space="0" w:color="FFFFFF" w:themeColor="background1"/>
              <w:right w:val="single" w:sz="4" w:space="0" w:color="FFFFFF" w:themeColor="background1"/>
            </w:tcBorders>
            <w:shd w:val="clear" w:color="auto" w:fill="F8A208"/>
            <w:tcPrChange w:id="140" w:author="Natasha Pegler" w:date="2022-10-23T19:27:00Z">
              <w:tcPr>
                <w:tcW w:w="1182" w:type="pct"/>
                <w:tcBorders>
                  <w:left w:val="single" w:sz="4" w:space="0" w:color="FFFFFF" w:themeColor="background1"/>
                  <w:right w:val="single" w:sz="4" w:space="0" w:color="FFFFFF" w:themeColor="background1"/>
                </w:tcBorders>
                <w:shd w:val="clear" w:color="auto" w:fill="F8A208"/>
              </w:tcPr>
            </w:tcPrChange>
          </w:tcPr>
          <w:p w14:paraId="2D387E05" w14:textId="6E827C1F" w:rsidR="00CD61E4" w:rsidRDefault="00CD61E4" w:rsidP="006730FF">
            <w:pPr>
              <w:spacing w:after="0"/>
              <w:rPr>
                <w:ins w:id="141" w:author="Natasha Pegler" w:date="2022-10-23T19:25:00Z"/>
                <w:rFonts w:ascii="Arial" w:hAnsi="Arial" w:cs="Arial"/>
                <w:b/>
                <w:bCs/>
                <w:color w:val="FFFFFF" w:themeColor="background1"/>
                <w:sz w:val="20"/>
                <w:szCs w:val="24"/>
              </w:rPr>
            </w:pPr>
            <w:ins w:id="142" w:author="Natasha Pegler" w:date="2022-10-23T19:27:00Z">
              <w:r>
                <w:rPr>
                  <w:rFonts w:ascii="Arial" w:hAnsi="Arial" w:cs="Arial"/>
                  <w:b/>
                  <w:bCs/>
                  <w:color w:val="FFFFFF" w:themeColor="background1"/>
                  <w:sz w:val="20"/>
                  <w:szCs w:val="24"/>
                </w:rPr>
                <w:t>High influence</w:t>
              </w:r>
            </w:ins>
          </w:p>
        </w:tc>
        <w:tc>
          <w:tcPr>
            <w:tcW w:w="2013" w:type="pct"/>
            <w:tcBorders>
              <w:left w:val="single" w:sz="4" w:space="0" w:color="FFFFFF" w:themeColor="background1"/>
              <w:right w:val="single" w:sz="4" w:space="0" w:color="FFFFFF" w:themeColor="background1"/>
            </w:tcBorders>
            <w:shd w:val="clear" w:color="auto" w:fill="F8A208"/>
            <w:tcPrChange w:id="143" w:author="Natasha Pegler" w:date="2022-10-23T19:27:00Z">
              <w:tcPr>
                <w:tcW w:w="1750" w:type="pct"/>
                <w:tcBorders>
                  <w:left w:val="single" w:sz="4" w:space="0" w:color="FFFFFF" w:themeColor="background1"/>
                  <w:right w:val="single" w:sz="4" w:space="0" w:color="FFFFFF" w:themeColor="background1"/>
                </w:tcBorders>
                <w:shd w:val="clear" w:color="auto" w:fill="F8A208"/>
              </w:tcPr>
            </w:tcPrChange>
          </w:tcPr>
          <w:p w14:paraId="6B47517E" w14:textId="4678AAC3" w:rsidR="00CD61E4" w:rsidRDefault="00CD61E4" w:rsidP="006730FF">
            <w:pPr>
              <w:spacing w:after="0"/>
              <w:rPr>
                <w:ins w:id="144" w:author="Natasha Pegler" w:date="2022-10-23T19:25:00Z"/>
                <w:rFonts w:ascii="Arial" w:hAnsi="Arial" w:cs="Arial"/>
                <w:b/>
                <w:bCs/>
                <w:color w:val="FFFFFF" w:themeColor="background1"/>
                <w:sz w:val="20"/>
                <w:szCs w:val="24"/>
              </w:rPr>
            </w:pPr>
            <w:ins w:id="145" w:author="Natasha Pegler" w:date="2022-10-23T19:26:00Z">
              <w:r>
                <w:rPr>
                  <w:rFonts w:ascii="Arial" w:hAnsi="Arial" w:cs="Arial"/>
                  <w:b/>
                  <w:bCs/>
                  <w:color w:val="FFFFFF" w:themeColor="background1"/>
                  <w:sz w:val="20"/>
                  <w:szCs w:val="24"/>
                </w:rPr>
                <w:t>Low influence</w:t>
              </w:r>
            </w:ins>
          </w:p>
        </w:tc>
      </w:tr>
      <w:tr w:rsidR="00CD61E4" w14:paraId="356CC064" w14:textId="77777777" w:rsidTr="00CD61E4">
        <w:trPr>
          <w:trHeight w:val="432"/>
          <w:ins w:id="146" w:author="Natasha Pegler" w:date="2022-10-23T19:25:00Z"/>
          <w:trPrChange w:id="147" w:author="Natasha Pegler" w:date="2022-10-23T19:27:00Z">
            <w:trPr>
              <w:trHeight w:val="432"/>
            </w:trPr>
          </w:trPrChange>
        </w:trPr>
        <w:tc>
          <w:tcPr>
            <w:tcW w:w="974" w:type="pct"/>
            <w:tcPrChange w:id="148" w:author="Natasha Pegler" w:date="2022-10-23T19:27:00Z">
              <w:tcPr>
                <w:tcW w:w="318" w:type="pct"/>
              </w:tcPr>
            </w:tcPrChange>
          </w:tcPr>
          <w:p w14:paraId="7971036D" w14:textId="2BDB9B87" w:rsidR="00CD61E4" w:rsidRDefault="00CD61E4" w:rsidP="00CD61E4">
            <w:pPr>
              <w:pStyle w:val="NumberListing"/>
              <w:numPr>
                <w:ilvl w:val="0"/>
                <w:numId w:val="0"/>
              </w:numPr>
              <w:spacing w:after="0"/>
              <w:rPr>
                <w:ins w:id="149" w:author="Natasha Pegler" w:date="2022-10-23T19:25:00Z"/>
                <w:rFonts w:ascii="Arial" w:hAnsi="Arial" w:cs="Arial"/>
                <w:color w:val="404040" w:themeColor="text1" w:themeTint="BF"/>
                <w:sz w:val="20"/>
                <w:szCs w:val="24"/>
              </w:rPr>
              <w:pPrChange w:id="150" w:author="Natasha Pegler" w:date="2022-10-23T19:26:00Z">
                <w:pPr>
                  <w:pStyle w:val="NumberListing"/>
                  <w:spacing w:after="0"/>
                </w:pPr>
              </w:pPrChange>
            </w:pPr>
            <w:ins w:id="151" w:author="Natasha Pegler" w:date="2022-10-23T19:26:00Z">
              <w:r>
                <w:rPr>
                  <w:rFonts w:ascii="Arial" w:hAnsi="Arial" w:cs="Arial"/>
                  <w:color w:val="404040" w:themeColor="text1" w:themeTint="BF"/>
                  <w:sz w:val="20"/>
                  <w:szCs w:val="24"/>
                </w:rPr>
                <w:t>High power</w:t>
              </w:r>
            </w:ins>
          </w:p>
        </w:tc>
        <w:tc>
          <w:tcPr>
            <w:tcW w:w="2013" w:type="pct"/>
            <w:tcPrChange w:id="152" w:author="Natasha Pegler" w:date="2022-10-23T19:27:00Z">
              <w:tcPr>
                <w:tcW w:w="1182" w:type="pct"/>
              </w:tcPr>
            </w:tcPrChange>
          </w:tcPr>
          <w:p w14:paraId="6684C1C5" w14:textId="77777777" w:rsidR="00CD61E4" w:rsidRDefault="00CD61E4" w:rsidP="006730FF">
            <w:pPr>
              <w:spacing w:after="0"/>
              <w:rPr>
                <w:ins w:id="153" w:author="Natasha Pegler" w:date="2022-10-23T19:27:00Z"/>
                <w:rFonts w:ascii="Arial" w:hAnsi="Arial" w:cs="Arial"/>
                <w:color w:val="404040" w:themeColor="text1" w:themeTint="BF"/>
                <w:sz w:val="20"/>
                <w:szCs w:val="24"/>
              </w:rPr>
            </w:pPr>
            <w:ins w:id="154" w:author="Natasha Pegler" w:date="2022-10-23T19:27:00Z">
              <w:r>
                <w:rPr>
                  <w:rFonts w:ascii="Arial" w:hAnsi="Arial" w:cs="Arial"/>
                  <w:color w:val="404040" w:themeColor="text1" w:themeTint="BF"/>
                  <w:sz w:val="20"/>
                  <w:szCs w:val="24"/>
                </w:rPr>
                <w:t>Audio monitoring manufacturers/developers</w:t>
              </w:r>
            </w:ins>
          </w:p>
          <w:p w14:paraId="7F9D6800" w14:textId="4020910F" w:rsidR="00CD61E4" w:rsidRDefault="00CD61E4" w:rsidP="006730FF">
            <w:pPr>
              <w:spacing w:after="0"/>
              <w:rPr>
                <w:ins w:id="155" w:author="Natasha Pegler" w:date="2022-10-23T19:25:00Z"/>
                <w:rFonts w:ascii="Arial" w:hAnsi="Arial" w:cs="Arial"/>
                <w:color w:val="404040" w:themeColor="text1" w:themeTint="BF"/>
                <w:sz w:val="20"/>
                <w:szCs w:val="24"/>
              </w:rPr>
            </w:pPr>
            <w:ins w:id="156" w:author="Natasha Pegler" w:date="2022-10-23T19:27:00Z">
              <w:r>
                <w:rPr>
                  <w:rFonts w:ascii="Arial" w:hAnsi="Arial" w:cs="Arial"/>
                  <w:color w:val="404040" w:themeColor="text1" w:themeTint="BF"/>
                  <w:sz w:val="20"/>
                  <w:szCs w:val="24"/>
                </w:rPr>
                <w:t>Audio ML developers</w:t>
              </w:r>
            </w:ins>
          </w:p>
        </w:tc>
        <w:tc>
          <w:tcPr>
            <w:tcW w:w="2013" w:type="pct"/>
            <w:tcPrChange w:id="157" w:author="Natasha Pegler" w:date="2022-10-23T19:27:00Z">
              <w:tcPr>
                <w:tcW w:w="1750" w:type="pct"/>
              </w:tcPr>
            </w:tcPrChange>
          </w:tcPr>
          <w:p w14:paraId="54ABCE7F" w14:textId="58DBA992" w:rsidR="00CD61E4" w:rsidRDefault="00CD61E4" w:rsidP="006730FF">
            <w:pPr>
              <w:spacing w:after="0"/>
              <w:rPr>
                <w:ins w:id="158" w:author="Natasha Pegler" w:date="2022-10-23T19:25:00Z"/>
                <w:rFonts w:ascii="Arial" w:hAnsi="Arial" w:cs="Arial"/>
                <w:color w:val="404040" w:themeColor="text1" w:themeTint="BF"/>
                <w:sz w:val="20"/>
                <w:szCs w:val="24"/>
              </w:rPr>
            </w:pPr>
            <w:ins w:id="159" w:author="Natasha Pegler" w:date="2022-10-23T19:28:00Z">
              <w:r>
                <w:rPr>
                  <w:rFonts w:ascii="Arial" w:hAnsi="Arial" w:cs="Arial"/>
                  <w:color w:val="404040" w:themeColor="text1" w:themeTint="BF"/>
                  <w:sz w:val="20"/>
                  <w:szCs w:val="24"/>
                </w:rPr>
                <w:t>Government</w:t>
              </w:r>
            </w:ins>
          </w:p>
        </w:tc>
      </w:tr>
      <w:tr w:rsidR="00CD61E4" w14:paraId="59092384" w14:textId="77777777" w:rsidTr="00CD61E4">
        <w:trPr>
          <w:trHeight w:val="432"/>
          <w:ins w:id="160" w:author="Natasha Pegler" w:date="2022-10-23T19:25:00Z"/>
          <w:trPrChange w:id="161" w:author="Natasha Pegler" w:date="2022-10-23T19:27:00Z">
            <w:trPr>
              <w:trHeight w:val="432"/>
            </w:trPr>
          </w:trPrChange>
        </w:trPr>
        <w:tc>
          <w:tcPr>
            <w:tcW w:w="974" w:type="pct"/>
            <w:tcPrChange w:id="162" w:author="Natasha Pegler" w:date="2022-10-23T19:27:00Z">
              <w:tcPr>
                <w:tcW w:w="318" w:type="pct"/>
              </w:tcPr>
            </w:tcPrChange>
          </w:tcPr>
          <w:p w14:paraId="281D7F8A" w14:textId="3BBE88E7" w:rsidR="00CD61E4" w:rsidRDefault="00CD61E4" w:rsidP="00CD61E4">
            <w:pPr>
              <w:pStyle w:val="NumberListing"/>
              <w:numPr>
                <w:ilvl w:val="0"/>
                <w:numId w:val="0"/>
              </w:numPr>
              <w:spacing w:after="0"/>
              <w:rPr>
                <w:ins w:id="163" w:author="Natasha Pegler" w:date="2022-10-23T19:25:00Z"/>
                <w:rFonts w:ascii="Arial" w:hAnsi="Arial" w:cs="Arial"/>
                <w:color w:val="404040" w:themeColor="text1" w:themeTint="BF"/>
                <w:sz w:val="20"/>
                <w:szCs w:val="24"/>
              </w:rPr>
              <w:pPrChange w:id="164" w:author="Natasha Pegler" w:date="2022-10-23T19:26:00Z">
                <w:pPr>
                  <w:pStyle w:val="NumberListing"/>
                  <w:spacing w:after="0"/>
                </w:pPr>
              </w:pPrChange>
            </w:pPr>
            <w:ins w:id="165" w:author="Natasha Pegler" w:date="2022-10-23T19:26:00Z">
              <w:r>
                <w:rPr>
                  <w:rFonts w:ascii="Arial" w:hAnsi="Arial" w:cs="Arial"/>
                  <w:color w:val="404040" w:themeColor="text1" w:themeTint="BF"/>
                  <w:sz w:val="20"/>
                  <w:szCs w:val="24"/>
                </w:rPr>
                <w:t>Low power</w:t>
              </w:r>
            </w:ins>
          </w:p>
        </w:tc>
        <w:tc>
          <w:tcPr>
            <w:tcW w:w="2013" w:type="pct"/>
            <w:tcPrChange w:id="166" w:author="Natasha Pegler" w:date="2022-10-23T19:27:00Z">
              <w:tcPr>
                <w:tcW w:w="1182" w:type="pct"/>
              </w:tcPr>
            </w:tcPrChange>
          </w:tcPr>
          <w:p w14:paraId="0EB2A85A" w14:textId="50B11855" w:rsidR="00CD61E4" w:rsidRDefault="00CD61E4" w:rsidP="006730FF">
            <w:pPr>
              <w:spacing w:after="0"/>
              <w:rPr>
                <w:ins w:id="167" w:author="Natasha Pegler" w:date="2022-10-23T19:25:00Z"/>
                <w:rFonts w:ascii="Arial" w:hAnsi="Arial" w:cs="Arial"/>
                <w:color w:val="404040" w:themeColor="text1" w:themeTint="BF"/>
                <w:sz w:val="20"/>
                <w:szCs w:val="24"/>
              </w:rPr>
            </w:pPr>
            <w:ins w:id="168" w:author="Natasha Pegler" w:date="2022-10-23T19:27:00Z">
              <w:r>
                <w:rPr>
                  <w:rFonts w:ascii="Arial" w:hAnsi="Arial" w:cs="Arial"/>
                  <w:color w:val="404040" w:themeColor="text1" w:themeTint="BF"/>
                  <w:sz w:val="20"/>
                  <w:szCs w:val="24"/>
                </w:rPr>
                <w:t>Public users</w:t>
              </w:r>
            </w:ins>
          </w:p>
        </w:tc>
        <w:tc>
          <w:tcPr>
            <w:tcW w:w="2013" w:type="pct"/>
            <w:tcPrChange w:id="169" w:author="Natasha Pegler" w:date="2022-10-23T19:27:00Z">
              <w:tcPr>
                <w:tcW w:w="1750" w:type="pct"/>
              </w:tcPr>
            </w:tcPrChange>
          </w:tcPr>
          <w:p w14:paraId="6D3EABD7" w14:textId="77777777" w:rsidR="00CD61E4" w:rsidRDefault="00CD61E4" w:rsidP="006730FF">
            <w:pPr>
              <w:spacing w:after="0"/>
              <w:rPr>
                <w:ins w:id="170" w:author="Natasha Pegler" w:date="2022-10-23T19:27:00Z"/>
                <w:rFonts w:ascii="Arial" w:hAnsi="Arial" w:cs="Arial"/>
                <w:color w:val="404040" w:themeColor="text1" w:themeTint="BF"/>
                <w:sz w:val="20"/>
                <w:szCs w:val="24"/>
              </w:rPr>
            </w:pPr>
            <w:ins w:id="171" w:author="Natasha Pegler" w:date="2022-10-23T19:27:00Z">
              <w:r>
                <w:rPr>
                  <w:rFonts w:ascii="Arial" w:hAnsi="Arial" w:cs="Arial"/>
                  <w:color w:val="404040" w:themeColor="text1" w:themeTint="BF"/>
                  <w:sz w:val="20"/>
                  <w:szCs w:val="24"/>
                </w:rPr>
                <w:t>Data customers</w:t>
              </w:r>
            </w:ins>
          </w:p>
          <w:p w14:paraId="76F148A7" w14:textId="1096F952" w:rsidR="00CD61E4" w:rsidRDefault="00CD61E4" w:rsidP="006730FF">
            <w:pPr>
              <w:spacing w:after="0"/>
              <w:rPr>
                <w:ins w:id="172" w:author="Natasha Pegler" w:date="2022-10-23T19:25:00Z"/>
                <w:rFonts w:ascii="Arial" w:hAnsi="Arial" w:cs="Arial"/>
                <w:color w:val="404040" w:themeColor="text1" w:themeTint="BF"/>
                <w:sz w:val="20"/>
                <w:szCs w:val="24"/>
              </w:rPr>
            </w:pPr>
            <w:ins w:id="173" w:author="Natasha Pegler" w:date="2022-10-23T19:27:00Z">
              <w:r>
                <w:rPr>
                  <w:rFonts w:ascii="Arial" w:hAnsi="Arial" w:cs="Arial"/>
                  <w:color w:val="404040" w:themeColor="text1" w:themeTint="BF"/>
                  <w:sz w:val="20"/>
                  <w:szCs w:val="24"/>
                </w:rPr>
                <w:t>Audio monitoring customers</w:t>
              </w:r>
            </w:ins>
          </w:p>
        </w:tc>
      </w:tr>
    </w:tbl>
    <w:p w14:paraId="03F2EF24" w14:textId="2D5191AC" w:rsidR="00CD61E4" w:rsidDel="00CD61E4" w:rsidRDefault="00CD61E4">
      <w:pPr>
        <w:pStyle w:val="NormalWeb"/>
        <w:spacing w:before="240" w:beforeAutospacing="0" w:after="240" w:afterAutospacing="0"/>
        <w:jc w:val="both"/>
        <w:rPr>
          <w:del w:id="174" w:author="Natasha Pegler" w:date="2022-10-23T19:28:00Z"/>
          <w:rFonts w:ascii="Arial" w:hAnsi="Arial" w:cs="Arial"/>
          <w:sz w:val="20"/>
          <w:szCs w:val="20"/>
        </w:rPr>
      </w:pPr>
    </w:p>
    <w:p w14:paraId="03F6CE10" w14:textId="77777777" w:rsidR="004555E4" w:rsidRDefault="00680EE6" w:rsidP="006C7D3F">
      <w:pPr>
        <w:pStyle w:val="Heading4"/>
        <w:rPr>
          <w:color w:val="595959" w:themeColor="text1" w:themeTint="A6"/>
        </w:rPr>
        <w:pPrChange w:id="175" w:author="Natasha Pegler" w:date="2022-10-23T19:05:00Z">
          <w:pPr>
            <w:pStyle w:val="Heading4"/>
            <w:jc w:val="both"/>
          </w:pPr>
        </w:pPrChange>
      </w:pPr>
      <w:r>
        <w:rPr>
          <w:color w:val="595959" w:themeColor="text1" w:themeTint="A6"/>
        </w:rPr>
        <w:t>Low power/ Low interest</w:t>
      </w:r>
    </w:p>
    <w:p w14:paraId="2E4BFBCD" w14:textId="77777777" w:rsidR="004555E4" w:rsidRDefault="00680EE6">
      <w:pPr>
        <w:pStyle w:val="NormalWeb"/>
        <w:spacing w:before="240" w:beforeAutospacing="0" w:after="240" w:afterAutospacing="0"/>
        <w:jc w:val="both"/>
        <w:rPr>
          <w:rFonts w:ascii="Arial" w:hAnsi="Arial" w:cs="Arial"/>
          <w:sz w:val="20"/>
          <w:szCs w:val="20"/>
        </w:rPr>
      </w:pPr>
      <w:r>
        <w:rPr>
          <w:rFonts w:ascii="Arial" w:hAnsi="Arial" w:cs="Arial"/>
          <w:sz w:val="20"/>
          <w:szCs w:val="20"/>
        </w:rPr>
        <w:t xml:space="preserve">Customers of audio monitoring and data services are placed in the low power/low interest quadrant. There is a weak relationship between them and us. These customers concern about how the screening process impacts on their business (minimal interest). </w:t>
      </w:r>
    </w:p>
    <w:p w14:paraId="3407C5F5" w14:textId="77777777" w:rsidR="004555E4" w:rsidRPr="006C7D3F" w:rsidRDefault="00680EE6" w:rsidP="006C7D3F">
      <w:pPr>
        <w:pStyle w:val="Heading4"/>
        <w:rPr>
          <w:color w:val="595959" w:themeColor="text1" w:themeTint="A6"/>
          <w:rPrChange w:id="176" w:author="Natasha Pegler" w:date="2022-10-23T19:05:00Z">
            <w:rPr>
              <w:rFonts w:ascii="Arial" w:hAnsi="Arial" w:cs="Arial"/>
              <w:i w:val="0"/>
              <w:iCs w:val="0"/>
              <w:color w:val="595959" w:themeColor="text1" w:themeTint="A6"/>
              <w:sz w:val="24"/>
              <w:szCs w:val="24"/>
            </w:rPr>
          </w:rPrChange>
        </w:rPr>
        <w:pPrChange w:id="177" w:author="Natasha Pegler" w:date="2022-10-23T19:05:00Z">
          <w:pPr>
            <w:pStyle w:val="Heading4"/>
            <w:jc w:val="both"/>
          </w:pPr>
        </w:pPrChange>
      </w:pPr>
      <w:r w:rsidRPr="006C7D3F">
        <w:rPr>
          <w:color w:val="595959" w:themeColor="text1" w:themeTint="A6"/>
          <w:rPrChange w:id="178" w:author="Natasha Pegler" w:date="2022-10-23T19:05:00Z">
            <w:rPr>
              <w:rFonts w:ascii="Arial" w:hAnsi="Arial" w:cs="Arial"/>
              <w:i w:val="0"/>
              <w:iCs w:val="0"/>
              <w:color w:val="595959" w:themeColor="text1" w:themeTint="A6"/>
              <w:sz w:val="24"/>
              <w:szCs w:val="24"/>
            </w:rPr>
          </w:rPrChange>
        </w:rPr>
        <w:lastRenderedPageBreak/>
        <w:t xml:space="preserve">Low </w:t>
      </w:r>
      <w:r w:rsidRPr="006C7D3F">
        <w:rPr>
          <w:color w:val="595959" w:themeColor="text1" w:themeTint="A6"/>
          <w:rPrChange w:id="179" w:author="Natasha Pegler" w:date="2022-10-23T19:05:00Z">
            <w:rPr>
              <w:rFonts w:ascii="Arial" w:hAnsi="Arial" w:cs="Arial"/>
              <w:i w:val="0"/>
              <w:iCs w:val="0"/>
              <w:color w:val="595959" w:themeColor="text1" w:themeTint="A6"/>
              <w:sz w:val="24"/>
              <w:szCs w:val="24"/>
            </w:rPr>
          </w:rPrChange>
        </w:rPr>
        <w:t>power/ High interest</w:t>
      </w:r>
    </w:p>
    <w:p w14:paraId="294223B8" w14:textId="77777777" w:rsidR="004555E4" w:rsidRDefault="00680EE6">
      <w:pPr>
        <w:pStyle w:val="NormalWeb"/>
        <w:spacing w:before="240" w:beforeAutospacing="0" w:after="240" w:afterAutospacing="0"/>
        <w:jc w:val="both"/>
        <w:rPr>
          <w:rFonts w:ascii="Arial" w:hAnsi="Arial" w:cs="Arial"/>
          <w:color w:val="595959" w:themeColor="text1" w:themeTint="A6"/>
          <w:sz w:val="20"/>
          <w:szCs w:val="20"/>
        </w:rPr>
      </w:pPr>
      <w:r>
        <w:rPr>
          <w:rFonts w:ascii="Arial" w:hAnsi="Arial" w:cs="Arial"/>
          <w:color w:val="595959" w:themeColor="text1" w:themeTint="A6"/>
          <w:sz w:val="20"/>
          <w:szCs w:val="20"/>
        </w:rPr>
        <w:t xml:space="preserve">In the low power/high interest quadrant are the general public – people who may be recorded by the monitors. Our primary goal is to protect their privacy. </w:t>
      </w:r>
    </w:p>
    <w:p w14:paraId="696109E8" w14:textId="77777777" w:rsidR="004555E4" w:rsidRPr="006C7D3F" w:rsidRDefault="00680EE6" w:rsidP="006C7D3F">
      <w:pPr>
        <w:pStyle w:val="Heading4"/>
        <w:rPr>
          <w:color w:val="595959" w:themeColor="text1" w:themeTint="A6"/>
          <w:rPrChange w:id="180" w:author="Natasha Pegler" w:date="2022-10-23T19:05:00Z">
            <w:rPr>
              <w:rFonts w:ascii="Arial" w:hAnsi="Arial" w:cs="Arial"/>
              <w:i w:val="0"/>
              <w:iCs w:val="0"/>
              <w:color w:val="595959" w:themeColor="text1" w:themeTint="A6"/>
              <w:sz w:val="24"/>
              <w:szCs w:val="24"/>
            </w:rPr>
          </w:rPrChange>
        </w:rPr>
        <w:pPrChange w:id="181" w:author="Natasha Pegler" w:date="2022-10-23T19:05:00Z">
          <w:pPr>
            <w:pStyle w:val="Heading4"/>
            <w:jc w:val="both"/>
          </w:pPr>
        </w:pPrChange>
      </w:pPr>
      <w:r w:rsidRPr="006C7D3F">
        <w:rPr>
          <w:color w:val="595959" w:themeColor="text1" w:themeTint="A6"/>
          <w:rPrChange w:id="182" w:author="Natasha Pegler" w:date="2022-10-23T19:05:00Z">
            <w:rPr>
              <w:rFonts w:ascii="Arial" w:hAnsi="Arial" w:cs="Arial"/>
              <w:i w:val="0"/>
              <w:iCs w:val="0"/>
              <w:color w:val="595959" w:themeColor="text1" w:themeTint="A6"/>
              <w:sz w:val="24"/>
              <w:szCs w:val="24"/>
            </w:rPr>
          </w:rPrChange>
        </w:rPr>
        <w:t>High power/ Low interest</w:t>
      </w:r>
    </w:p>
    <w:p w14:paraId="4AC5EEBC" w14:textId="77777777" w:rsidR="004555E4" w:rsidRDefault="00680EE6">
      <w:pPr>
        <w:pStyle w:val="NormalWeb"/>
        <w:spacing w:before="240" w:beforeAutospacing="0" w:after="240" w:afterAutospacing="0"/>
        <w:jc w:val="both"/>
        <w:rPr>
          <w:rFonts w:ascii="Arial" w:hAnsi="Arial" w:cs="Arial"/>
          <w:color w:val="595959" w:themeColor="text1" w:themeTint="A6"/>
          <w:sz w:val="20"/>
          <w:szCs w:val="20"/>
        </w:rPr>
      </w:pPr>
      <w:r>
        <w:rPr>
          <w:rFonts w:ascii="Arial" w:hAnsi="Arial" w:cs="Arial"/>
          <w:color w:val="595959" w:themeColor="text1" w:themeTint="A6"/>
          <w:sz w:val="20"/>
          <w:szCs w:val="20"/>
        </w:rPr>
        <w:t>Government plays the role in the high power/low intere</w:t>
      </w:r>
      <w:r>
        <w:rPr>
          <w:rFonts w:ascii="Arial" w:hAnsi="Arial" w:cs="Arial"/>
          <w:color w:val="595959" w:themeColor="text1" w:themeTint="A6"/>
          <w:sz w:val="20"/>
          <w:szCs w:val="20"/>
        </w:rPr>
        <w:t xml:space="preserve">st quadrant. Legal requirements could make our solution particularly desirable, or undesirable. </w:t>
      </w:r>
    </w:p>
    <w:p w14:paraId="266479E4" w14:textId="77777777" w:rsidR="004555E4" w:rsidRPr="006C7D3F" w:rsidRDefault="00680EE6" w:rsidP="006C7D3F">
      <w:pPr>
        <w:pStyle w:val="Heading4"/>
        <w:rPr>
          <w:color w:val="595959" w:themeColor="text1" w:themeTint="A6"/>
          <w:rPrChange w:id="183" w:author="Natasha Pegler" w:date="2022-10-23T19:05:00Z">
            <w:rPr>
              <w:rFonts w:ascii="Arial" w:hAnsi="Arial" w:cs="Arial"/>
              <w:i w:val="0"/>
              <w:iCs w:val="0"/>
              <w:color w:val="595959" w:themeColor="text1" w:themeTint="A6"/>
              <w:sz w:val="24"/>
              <w:szCs w:val="24"/>
            </w:rPr>
          </w:rPrChange>
        </w:rPr>
      </w:pPr>
      <w:r w:rsidRPr="006C7D3F">
        <w:rPr>
          <w:color w:val="595959" w:themeColor="text1" w:themeTint="A6"/>
          <w:rPrChange w:id="184" w:author="Natasha Pegler" w:date="2022-10-23T19:05:00Z">
            <w:rPr>
              <w:rFonts w:ascii="Arial" w:hAnsi="Arial" w:cs="Arial"/>
              <w:i w:val="0"/>
              <w:iCs w:val="0"/>
              <w:color w:val="595959" w:themeColor="text1" w:themeTint="A6"/>
              <w:sz w:val="24"/>
              <w:szCs w:val="24"/>
            </w:rPr>
          </w:rPrChange>
        </w:rPr>
        <w:t>High power/ High interest</w:t>
      </w:r>
    </w:p>
    <w:p w14:paraId="77A4E043" w14:textId="6CC97EED" w:rsidR="004555E4" w:rsidRDefault="00680EE6">
      <w:pPr>
        <w:pStyle w:val="NormalWeb"/>
        <w:spacing w:before="240" w:beforeAutospacing="0" w:after="240" w:afterAutospacing="0"/>
        <w:jc w:val="both"/>
        <w:rPr>
          <w:color w:val="595959" w:themeColor="text1" w:themeTint="A6"/>
          <w:sz w:val="20"/>
          <w:szCs w:val="20"/>
        </w:rPr>
      </w:pPr>
      <w:r>
        <w:rPr>
          <w:rFonts w:ascii="Arial" w:hAnsi="Arial" w:cs="Arial"/>
          <w:color w:val="595959" w:themeColor="text1" w:themeTint="A6"/>
          <w:sz w:val="20"/>
          <w:szCs w:val="20"/>
        </w:rPr>
        <w:t>In the high power/high interest quadrant are our immediate customers – operators and manufacturers of audio monitoring systems. Machi</w:t>
      </w:r>
      <w:r>
        <w:rPr>
          <w:rFonts w:ascii="Arial" w:hAnsi="Arial" w:cs="Arial"/>
          <w:color w:val="595959" w:themeColor="text1" w:themeTint="A6"/>
          <w:sz w:val="20"/>
          <w:szCs w:val="20"/>
        </w:rPr>
        <w:t>ne learning developers are also in this category. Both of these groups stand to benefit from our system, so long as their requirements are met</w:t>
      </w:r>
      <w:ins w:id="185" w:author="Natasha Pegler" w:date="2022-10-23T19:07:00Z">
        <w:r w:rsidR="006C7D3F">
          <w:rPr>
            <w:rFonts w:ascii="Arial" w:hAnsi="Arial" w:cs="Arial"/>
            <w:color w:val="595959" w:themeColor="text1" w:themeTint="A6"/>
            <w:sz w:val="20"/>
            <w:szCs w:val="20"/>
          </w:rPr>
          <w:t>. The benefits include:</w:t>
        </w:r>
      </w:ins>
      <w:del w:id="186" w:author="Natasha Pegler" w:date="2022-10-23T19:07:00Z">
        <w:r w:rsidDel="006C7D3F">
          <w:rPr>
            <w:rFonts w:ascii="Arial" w:hAnsi="Arial" w:cs="Arial"/>
            <w:color w:val="595959" w:themeColor="text1" w:themeTint="A6"/>
            <w:sz w:val="20"/>
            <w:szCs w:val="20"/>
          </w:rPr>
          <w:delText>:</w:delText>
        </w:r>
      </w:del>
    </w:p>
    <w:p w14:paraId="0B3C72A3" w14:textId="77777777" w:rsidR="004555E4" w:rsidRDefault="00680EE6">
      <w:pPr>
        <w:pStyle w:val="NormalWeb"/>
        <w:spacing w:before="240" w:beforeAutospacing="0" w:after="240" w:afterAutospacing="0"/>
        <w:ind w:hanging="360"/>
        <w:jc w:val="both"/>
        <w:rPr>
          <w:color w:val="595959" w:themeColor="text1" w:themeTint="A6"/>
          <w:sz w:val="20"/>
          <w:szCs w:val="20"/>
        </w:rPr>
      </w:pPr>
      <w:r>
        <w:rPr>
          <w:rFonts w:ascii="Arial" w:hAnsi="Arial" w:cs="Arial"/>
          <w:color w:val="595959" w:themeColor="text1" w:themeTint="A6"/>
          <w:sz w:val="20"/>
          <w:szCs w:val="20"/>
        </w:rPr>
        <w:t xml:space="preserve">·     </w:t>
      </w:r>
      <w:r>
        <w:rPr>
          <w:rFonts w:ascii="Arial" w:hAnsi="Arial" w:cs="Arial"/>
          <w:b/>
          <w:bCs/>
          <w:color w:val="595959" w:themeColor="text1" w:themeTint="A6"/>
          <w:sz w:val="20"/>
          <w:szCs w:val="20"/>
        </w:rPr>
        <w:t>Assisting with responsible practice</w:t>
      </w:r>
      <w:r>
        <w:rPr>
          <w:rFonts w:ascii="Arial" w:hAnsi="Arial" w:cs="Arial"/>
          <w:color w:val="595959" w:themeColor="text1" w:themeTint="A6"/>
          <w:sz w:val="20"/>
          <w:szCs w:val="20"/>
        </w:rPr>
        <w:t xml:space="preserve"> – they can use the privacy screening to promote themselves to potential customers or to the general public</w:t>
      </w:r>
    </w:p>
    <w:p w14:paraId="29069A47" w14:textId="77777777" w:rsidR="004555E4" w:rsidRDefault="00680EE6">
      <w:pPr>
        <w:pStyle w:val="NormalWeb"/>
        <w:spacing w:before="240" w:beforeAutospacing="0" w:after="240" w:afterAutospacing="0"/>
        <w:ind w:hanging="360"/>
        <w:jc w:val="both"/>
        <w:rPr>
          <w:color w:val="595959" w:themeColor="text1" w:themeTint="A6"/>
          <w:sz w:val="20"/>
          <w:szCs w:val="20"/>
        </w:rPr>
      </w:pPr>
      <w:r>
        <w:rPr>
          <w:rFonts w:ascii="Arial" w:hAnsi="Arial" w:cs="Arial"/>
          <w:color w:val="595959" w:themeColor="text1" w:themeTint="A6"/>
          <w:sz w:val="20"/>
          <w:szCs w:val="20"/>
        </w:rPr>
        <w:t xml:space="preserve">·     </w:t>
      </w:r>
      <w:r>
        <w:rPr>
          <w:rFonts w:ascii="Arial" w:hAnsi="Arial" w:cs="Arial"/>
          <w:b/>
          <w:bCs/>
          <w:color w:val="595959" w:themeColor="text1" w:themeTint="A6"/>
          <w:sz w:val="20"/>
          <w:szCs w:val="20"/>
        </w:rPr>
        <w:t>Reduced data collection</w:t>
      </w:r>
      <w:r>
        <w:rPr>
          <w:rFonts w:ascii="Arial" w:hAnsi="Arial" w:cs="Arial"/>
          <w:color w:val="595959" w:themeColor="text1" w:themeTint="A6"/>
          <w:sz w:val="20"/>
          <w:szCs w:val="20"/>
        </w:rPr>
        <w:t xml:space="preserve"> – Less data means less storage space required and lower network bandwidth use</w:t>
      </w:r>
    </w:p>
    <w:p w14:paraId="7D595F12" w14:textId="77777777" w:rsidR="004555E4" w:rsidRDefault="00680EE6">
      <w:pPr>
        <w:pStyle w:val="NormalWeb"/>
        <w:spacing w:before="240" w:beforeAutospacing="0" w:after="240" w:afterAutospacing="0"/>
        <w:jc w:val="both"/>
        <w:rPr>
          <w:color w:val="595959" w:themeColor="text1" w:themeTint="A6"/>
          <w:sz w:val="20"/>
          <w:szCs w:val="20"/>
        </w:rPr>
      </w:pPr>
      <w:r>
        <w:rPr>
          <w:rFonts w:ascii="Arial" w:hAnsi="Arial" w:cs="Arial"/>
          <w:b/>
          <w:bCs/>
          <w:color w:val="595959" w:themeColor="text1" w:themeTint="A6"/>
          <w:sz w:val="20"/>
          <w:szCs w:val="20"/>
        </w:rPr>
        <w:t>Legal protections</w:t>
      </w:r>
      <w:r>
        <w:rPr>
          <w:rFonts w:ascii="Arial" w:hAnsi="Arial" w:cs="Arial"/>
          <w:color w:val="595959" w:themeColor="text1" w:themeTint="A6"/>
          <w:sz w:val="20"/>
          <w:szCs w:val="20"/>
        </w:rPr>
        <w:t xml:space="preserve"> – they don’t have to w</w:t>
      </w:r>
      <w:r>
        <w:rPr>
          <w:rFonts w:ascii="Arial" w:hAnsi="Arial" w:cs="Arial"/>
          <w:color w:val="595959" w:themeColor="text1" w:themeTint="A6"/>
          <w:sz w:val="20"/>
          <w:szCs w:val="20"/>
        </w:rPr>
        <w:t>orry about legal requirements for collecting and storing personal data. For example, some areas of the USA require ‘two-party consent’ for recording conversations – that is, everyone being recorded must give consent to the recording. Our solution would let</w:t>
      </w:r>
      <w:r>
        <w:rPr>
          <w:rFonts w:ascii="Arial" w:hAnsi="Arial" w:cs="Arial"/>
          <w:color w:val="595959" w:themeColor="text1" w:themeTint="A6"/>
          <w:sz w:val="20"/>
          <w:szCs w:val="20"/>
        </w:rPr>
        <w:t xml:space="preserve"> noise monitors operate in these areas without worrying about potential legal issues.</w:t>
      </w:r>
    </w:p>
    <w:p w14:paraId="68A1281A" w14:textId="2177C3A5" w:rsidR="004555E4" w:rsidRDefault="00680EE6">
      <w:pPr>
        <w:pStyle w:val="Heading2"/>
        <w:rPr>
          <w:rFonts w:ascii="Arial" w:hAnsi="Arial" w:cs="Arial"/>
          <w:spacing w:val="0"/>
          <w:sz w:val="28"/>
          <w:szCs w:val="28"/>
        </w:rPr>
      </w:pPr>
      <w:r>
        <w:rPr>
          <w:rFonts w:ascii="Arial" w:hAnsi="Arial" w:cs="Arial"/>
          <w:spacing w:val="0"/>
          <w:sz w:val="28"/>
          <w:szCs w:val="28"/>
        </w:rPr>
        <w:t>Responsib</w:t>
      </w:r>
      <w:del w:id="187" w:author="Natasha Pegler" w:date="2022-10-23T19:08:00Z">
        <w:r w:rsidDel="006C7D3F">
          <w:rPr>
            <w:rFonts w:ascii="Arial" w:hAnsi="Arial" w:cs="Arial"/>
            <w:spacing w:val="0"/>
            <w:sz w:val="28"/>
            <w:szCs w:val="28"/>
          </w:rPr>
          <w:delText>ility &amp; conclusion</w:delText>
        </w:r>
      </w:del>
      <w:ins w:id="188" w:author="Natasha Pegler" w:date="2022-10-23T19:08:00Z">
        <w:r w:rsidR="006C7D3F">
          <w:rPr>
            <w:rFonts w:ascii="Arial" w:hAnsi="Arial" w:cs="Arial"/>
            <w:spacing w:val="0"/>
            <w:sz w:val="28"/>
            <w:szCs w:val="28"/>
          </w:rPr>
          <w:t xml:space="preserve">le </w:t>
        </w:r>
      </w:ins>
      <w:ins w:id="189" w:author="Natasha Pegler" w:date="2022-10-23T19:09:00Z">
        <w:r w:rsidR="006C7D3F">
          <w:rPr>
            <w:rFonts w:ascii="Arial" w:hAnsi="Arial" w:cs="Arial"/>
            <w:spacing w:val="0"/>
            <w:sz w:val="28"/>
            <w:szCs w:val="28"/>
          </w:rPr>
          <w:t>Practice</w:t>
        </w:r>
      </w:ins>
    </w:p>
    <w:p w14:paraId="098C6350" w14:textId="77777777" w:rsidR="004555E4" w:rsidRDefault="00680EE6">
      <w:pPr>
        <w:jc w:val="both"/>
        <w:rPr>
          <w:rFonts w:ascii="Arial" w:hAnsi="Arial" w:cs="Arial"/>
          <w:color w:val="404040" w:themeColor="text1" w:themeTint="BF"/>
          <w:sz w:val="20"/>
          <w:szCs w:val="24"/>
          <w:lang w:eastAsia="zh-CN"/>
        </w:rPr>
      </w:pPr>
      <w:r>
        <w:rPr>
          <w:rFonts w:ascii="Arial" w:hAnsi="Arial" w:cs="Arial"/>
          <w:color w:val="404040" w:themeColor="text1" w:themeTint="BF"/>
          <w:sz w:val="20"/>
          <w:szCs w:val="24"/>
          <w:lang w:eastAsia="zh-CN"/>
        </w:rPr>
        <w:t xml:space="preserve">The paper shows the understanding of responsible innovation for the design of the environmental voice recognition. The concept of responsible </w:t>
      </w:r>
      <w:r>
        <w:rPr>
          <w:rFonts w:ascii="Arial" w:hAnsi="Arial" w:cs="Arial"/>
          <w:color w:val="404040" w:themeColor="text1" w:themeTint="BF"/>
          <w:sz w:val="20"/>
          <w:szCs w:val="24"/>
          <w:lang w:eastAsia="zh-CN"/>
        </w:rPr>
        <w:t>innovation is a deepening and extension of 'sustainability' in this day and age, trying to bridge the gap between technological systems and effective deployment by analyzing the whole range of stakeholders with whom users interact most closely with technol</w:t>
      </w:r>
      <w:r>
        <w:rPr>
          <w:rFonts w:ascii="Arial" w:hAnsi="Arial" w:cs="Arial"/>
          <w:color w:val="404040" w:themeColor="text1" w:themeTint="BF"/>
          <w:sz w:val="20"/>
          <w:szCs w:val="24"/>
          <w:lang w:eastAsia="zh-CN"/>
        </w:rPr>
        <w:t>ogy, taking full account of the consequences of new technological applications in the natural and social environment and the range of impacts they face. The results and choices involving social needs and ethical values are also fully considered, based on a</w:t>
      </w:r>
      <w:r>
        <w:rPr>
          <w:rFonts w:ascii="Arial" w:hAnsi="Arial" w:cs="Arial"/>
          <w:color w:val="404040" w:themeColor="text1" w:themeTint="BF"/>
          <w:sz w:val="20"/>
          <w:szCs w:val="24"/>
          <w:lang w:eastAsia="zh-CN"/>
        </w:rPr>
        <w:t>n integrated assessment of both, in order to find functional needs as a basis for the design and development of new research, products and services.</w:t>
      </w:r>
    </w:p>
    <w:p w14:paraId="69CA9CD2" w14:textId="26D4DD56" w:rsidR="004555E4" w:rsidRDefault="00680EE6">
      <w:pPr>
        <w:pStyle w:val="Heading4"/>
        <w:rPr>
          <w:ins w:id="190" w:author="Natasha Pegler" w:date="2022-10-23T19:13:00Z"/>
          <w:rFonts w:ascii="Arial" w:hAnsi="Arial" w:cs="Arial"/>
          <w:i w:val="0"/>
          <w:iCs w:val="0"/>
          <w:color w:val="595959" w:themeColor="text1" w:themeTint="A6"/>
          <w:sz w:val="24"/>
          <w:szCs w:val="24"/>
        </w:rPr>
      </w:pPr>
      <w:r>
        <w:rPr>
          <w:rFonts w:ascii="Arial" w:hAnsi="Arial" w:cs="Arial"/>
          <w:i w:val="0"/>
          <w:iCs w:val="0"/>
          <w:color w:val="595959" w:themeColor="text1" w:themeTint="A6"/>
          <w:sz w:val="24"/>
          <w:szCs w:val="24"/>
        </w:rPr>
        <w:t>The point of view for customers’ needs</w:t>
      </w:r>
    </w:p>
    <w:p w14:paraId="4F3BE317" w14:textId="2827EF1D" w:rsidR="002F7CA7" w:rsidRPr="002F7CA7" w:rsidRDefault="002F7CA7" w:rsidP="002F7CA7">
      <w:pPr>
        <w:rPr>
          <w:color w:val="404040" w:themeColor="text1" w:themeTint="BF"/>
          <w:rPrChange w:id="191" w:author="Natasha Pegler" w:date="2022-10-23T19:13:00Z">
            <w:rPr>
              <w:rFonts w:ascii="Arial" w:hAnsi="Arial" w:cs="Arial"/>
              <w:i w:val="0"/>
              <w:iCs w:val="0"/>
              <w:color w:val="595959" w:themeColor="text1" w:themeTint="A6"/>
              <w:sz w:val="24"/>
              <w:szCs w:val="24"/>
            </w:rPr>
          </w:rPrChange>
        </w:rPr>
        <w:pPrChange w:id="192" w:author="Natasha Pegler" w:date="2022-10-23T19:13:00Z">
          <w:pPr>
            <w:pStyle w:val="Heading4"/>
          </w:pPr>
        </w:pPrChange>
      </w:pPr>
      <w:ins w:id="193" w:author="Natasha Pegler" w:date="2022-10-23T19:14:00Z">
        <w:r>
          <w:rPr>
            <w:color w:val="404040" w:themeColor="text1" w:themeTint="BF"/>
          </w:rPr>
          <w:t xml:space="preserve">In order for our system to be viable for use, it needs to </w:t>
        </w:r>
      </w:ins>
      <w:ins w:id="194" w:author="Natasha Pegler" w:date="2022-10-23T19:15:00Z">
        <w:r>
          <w:rPr>
            <w:color w:val="404040" w:themeColor="text1" w:themeTint="BF"/>
          </w:rPr>
          <w:t>meet s</w:t>
        </w:r>
      </w:ins>
      <w:ins w:id="195" w:author="Natasha Pegler" w:date="2022-10-23T19:16:00Z">
        <w:r>
          <w:rPr>
            <w:color w:val="404040" w:themeColor="text1" w:themeTint="BF"/>
          </w:rPr>
          <w:t>ome key customer requirements. These will be considered in the design and development of the system.</w:t>
        </w:r>
      </w:ins>
    </w:p>
    <w:p w14:paraId="1CEF1D4D" w14:textId="77777777" w:rsidR="004555E4" w:rsidRDefault="00680EE6">
      <w:pPr>
        <w:pStyle w:val="NormalWeb"/>
        <w:spacing w:before="240" w:beforeAutospacing="0" w:after="240" w:afterAutospacing="0"/>
        <w:jc w:val="both"/>
        <w:rPr>
          <w:sz w:val="20"/>
          <w:szCs w:val="20"/>
        </w:rPr>
      </w:pPr>
      <w:r>
        <w:rPr>
          <w:rFonts w:ascii="Arial" w:hAnsi="Arial" w:cs="Arial"/>
          <w:b/>
          <w:bCs/>
          <w:color w:val="000000"/>
          <w:sz w:val="20"/>
          <w:szCs w:val="20"/>
          <w14:textFill>
            <w14:solidFill>
              <w14:srgbClr w14:val="000000">
                <w14:lumMod w14:val="75000"/>
                <w14:lumOff w14:val="25000"/>
              </w14:srgbClr>
            </w14:solidFill>
          </w14:textFill>
        </w:rPr>
        <w:lastRenderedPageBreak/>
        <w:t>Minimal computation and power usage:</w:t>
      </w:r>
      <w:r>
        <w:rPr>
          <w:rFonts w:ascii="Arial" w:hAnsi="Arial" w:cs="Arial"/>
          <w:color w:val="000000"/>
          <w:sz w:val="20"/>
          <w:szCs w:val="20"/>
          <w14:textFill>
            <w14:solidFill>
              <w14:srgbClr w14:val="000000">
                <w14:lumMod w14:val="75000"/>
                <w14:lumOff w14:val="25000"/>
              </w14:srgbClr>
            </w14:solidFill>
          </w14:textFill>
        </w:rPr>
        <w:t xml:space="preserve"> Our system will run on devices in the field, which are likely to have only limited battery charge and computational power. Our model should be able to run on these devices without impacting their normal operation.</w:t>
      </w:r>
    </w:p>
    <w:p w14:paraId="1C43D3DD" w14:textId="77777777" w:rsidR="004555E4" w:rsidRDefault="00680EE6">
      <w:pPr>
        <w:pStyle w:val="NormalWeb"/>
        <w:spacing w:before="240" w:beforeAutospacing="0" w:after="240" w:afterAutospacing="0"/>
        <w:jc w:val="both"/>
        <w:rPr>
          <w:sz w:val="20"/>
          <w:szCs w:val="20"/>
        </w:rPr>
      </w:pPr>
      <w:r>
        <w:rPr>
          <w:rFonts w:ascii="Arial" w:hAnsi="Arial" w:cs="Arial"/>
          <w:b/>
          <w:bCs/>
          <w:color w:val="000000"/>
          <w:sz w:val="20"/>
          <w:szCs w:val="20"/>
          <w14:textFill>
            <w14:solidFill>
              <w14:srgbClr w14:val="000000">
                <w14:lumMod w14:val="75000"/>
                <w14:lumOff w14:val="25000"/>
              </w14:srgbClr>
            </w14:solidFill>
          </w14:textFill>
        </w:rPr>
        <w:t>Traceability:</w:t>
      </w:r>
      <w:r>
        <w:rPr>
          <w:rFonts w:ascii="Arial" w:hAnsi="Arial" w:cs="Arial"/>
          <w:color w:val="000000"/>
          <w:sz w:val="20"/>
          <w:szCs w:val="20"/>
          <w14:textFill>
            <w14:solidFill>
              <w14:srgbClr w14:val="000000">
                <w14:lumMod w14:val="75000"/>
                <w14:lumOff w14:val="25000"/>
              </w14:srgbClr>
            </w14:solidFill>
          </w14:textFill>
        </w:rPr>
        <w:t xml:space="preserve"> It should be clear when dat</w:t>
      </w:r>
      <w:r>
        <w:rPr>
          <w:rFonts w:ascii="Arial" w:hAnsi="Arial" w:cs="Arial"/>
          <w:color w:val="000000"/>
          <w:sz w:val="20"/>
          <w:szCs w:val="20"/>
          <w14:textFill>
            <w14:solidFill>
              <w14:srgbClr w14:val="000000">
                <w14:lumMod w14:val="75000"/>
                <w14:lumOff w14:val="25000"/>
              </w14:srgbClr>
            </w14:solidFill>
          </w14:textFill>
        </w:rPr>
        <w:t>a was excluded due to the screening process (as opposed to a device fault, for example).</w:t>
      </w:r>
    </w:p>
    <w:p w14:paraId="7123844C" w14:textId="77777777" w:rsidR="004555E4" w:rsidRDefault="00680EE6">
      <w:pPr>
        <w:pStyle w:val="Heading4"/>
        <w:rPr>
          <w:rFonts w:ascii="Arial" w:hAnsi="Arial" w:cs="Arial"/>
          <w:i w:val="0"/>
          <w:iCs w:val="0"/>
          <w:color w:val="595959" w:themeColor="text1" w:themeTint="A6"/>
          <w:sz w:val="24"/>
          <w:szCs w:val="24"/>
        </w:rPr>
      </w:pPr>
      <w:r>
        <w:rPr>
          <w:rFonts w:ascii="Arial" w:hAnsi="Arial" w:cs="Arial"/>
          <w:i w:val="0"/>
          <w:iCs w:val="0"/>
          <w:color w:val="595959" w:themeColor="text1" w:themeTint="A6"/>
          <w:sz w:val="24"/>
          <w:szCs w:val="24"/>
        </w:rPr>
        <w:t>The point of view for social responsibility</w:t>
      </w:r>
    </w:p>
    <w:p w14:paraId="7A974E98" w14:textId="35FC9890" w:rsidR="004555E4" w:rsidRDefault="00680EE6">
      <w:pPr>
        <w:pStyle w:val="NormalWeb"/>
        <w:spacing w:before="240" w:beforeAutospacing="0" w:after="240" w:afterAutospacing="0"/>
        <w:jc w:val="both"/>
        <w:rPr>
          <w:rFonts w:ascii="Arial" w:hAnsi="Arial" w:cs="Arial"/>
          <w:color w:val="000000"/>
          <w:sz w:val="20"/>
          <w:szCs w:val="20"/>
          <w14:textFill>
            <w14:solidFill>
              <w14:srgbClr w14:val="000000">
                <w14:lumMod w14:val="75000"/>
                <w14:lumOff w14:val="25000"/>
              </w14:srgbClr>
            </w14:solidFill>
          </w14:textFill>
        </w:rPr>
      </w:pPr>
      <w:r>
        <w:rPr>
          <w:rFonts w:ascii="Arial" w:hAnsi="Arial" w:cs="Arial"/>
          <w:b/>
          <w:bCs/>
          <w:color w:val="000000"/>
          <w:sz w:val="20"/>
          <w:szCs w:val="20"/>
          <w14:textFill>
            <w14:solidFill>
              <w14:srgbClr w14:val="000000">
                <w14:lumMod w14:val="75000"/>
                <w14:lumOff w14:val="25000"/>
              </w14:srgbClr>
            </w14:solidFill>
          </w14:textFill>
        </w:rPr>
        <w:t xml:space="preserve">Avoid marginalizing anyone: </w:t>
      </w:r>
      <w:r>
        <w:rPr>
          <w:rFonts w:ascii="Arial" w:hAnsi="Arial" w:cs="Arial"/>
          <w:color w:val="000000"/>
          <w:sz w:val="20"/>
          <w:szCs w:val="20"/>
          <w14:textFill>
            <w14:solidFill>
              <w14:srgbClr w14:val="000000">
                <w14:lumMod w14:val="75000"/>
                <w14:lumOff w14:val="25000"/>
              </w14:srgbClr>
            </w14:solidFill>
          </w14:textFill>
        </w:rPr>
        <w:t>Ideally our system would work equally well detecting male and female voices across all language</w:t>
      </w:r>
      <w:r>
        <w:rPr>
          <w:rFonts w:ascii="Arial" w:hAnsi="Arial" w:cs="Arial"/>
          <w:color w:val="000000"/>
          <w:sz w:val="20"/>
          <w:szCs w:val="20"/>
          <w14:textFill>
            <w14:solidFill>
              <w14:srgbClr w14:val="000000">
                <w14:lumMod w14:val="75000"/>
                <w14:lumOff w14:val="25000"/>
              </w14:srgbClr>
            </w14:solidFill>
          </w14:textFill>
        </w:rPr>
        <w:t>s and accents. We should use a diverse set of training data, and if the screening process doesn’t work as well for certain groups, we should make sure our stakeholders are informed.</w:t>
      </w:r>
      <w:ins w:id="196" w:author="Natasha Pegler" w:date="2022-10-23T19:10:00Z">
        <w:r w:rsidR="006C7D3F">
          <w:rPr>
            <w:rFonts w:ascii="Arial" w:hAnsi="Arial" w:cs="Arial"/>
            <w:color w:val="000000"/>
            <w:sz w:val="20"/>
            <w:szCs w:val="20"/>
            <w14:textFill>
              <w14:solidFill>
                <w14:srgbClr w14:val="000000">
                  <w14:lumMod w14:val="75000"/>
                  <w14:lumOff w14:val="25000"/>
                </w14:srgbClr>
              </w14:solidFill>
            </w14:textFill>
          </w:rPr>
          <w:t xml:space="preserve"> For example, if performance is poor for certain languages, </w:t>
        </w:r>
      </w:ins>
      <w:ins w:id="197" w:author="Natasha Pegler" w:date="2022-10-23T19:11:00Z">
        <w:r w:rsidR="006C7D3F">
          <w:rPr>
            <w:rFonts w:ascii="Arial" w:hAnsi="Arial" w:cs="Arial"/>
            <w:color w:val="000000"/>
            <w:sz w:val="20"/>
            <w:szCs w:val="20"/>
            <w14:textFill>
              <w14:solidFill>
                <w14:srgbClr w14:val="000000">
                  <w14:lumMod w14:val="75000"/>
                  <w14:lumOff w14:val="25000"/>
                </w14:srgbClr>
              </w14:solidFill>
            </w14:textFill>
          </w:rPr>
          <w:t>then</w:t>
        </w:r>
      </w:ins>
      <w:ins w:id="198" w:author="Natasha Pegler" w:date="2022-10-23T19:12:00Z">
        <w:r w:rsidR="002F7CA7">
          <w:rPr>
            <w:rFonts w:ascii="Arial" w:hAnsi="Arial" w:cs="Arial"/>
            <w:color w:val="000000"/>
            <w:sz w:val="20"/>
            <w:szCs w:val="20"/>
            <w14:textFill>
              <w14:solidFill>
                <w14:srgbClr w14:val="000000">
                  <w14:lumMod w14:val="75000"/>
                  <w14:lumOff w14:val="25000"/>
                </w14:srgbClr>
              </w14:solidFill>
            </w14:textFill>
          </w:rPr>
          <w:t xml:space="preserve"> our system may not be suitable for regions with significant populations that speak those languages.</w:t>
        </w:r>
      </w:ins>
    </w:p>
    <w:p w14:paraId="19AF0825" w14:textId="6BF88AA7" w:rsidR="004555E4" w:rsidRDefault="00680EE6">
      <w:pPr>
        <w:jc w:val="both"/>
        <w:rPr>
          <w:ins w:id="199" w:author="Natasha Pegler" w:date="2022-10-23T19:07:00Z"/>
          <w:rFonts w:ascii="Arial" w:hAnsi="Arial" w:cs="Arial"/>
          <w:color w:val="000000"/>
          <w:sz w:val="20"/>
          <w:szCs w:val="20"/>
          <w14:textFill>
            <w14:solidFill>
              <w14:srgbClr w14:val="000000">
                <w14:lumMod w14:val="75000"/>
                <w14:lumOff w14:val="25000"/>
              </w14:srgbClr>
            </w14:solidFill>
          </w14:textFill>
        </w:rPr>
      </w:pPr>
      <w:r>
        <w:rPr>
          <w:rFonts w:ascii="Arial" w:hAnsi="Arial" w:cs="Arial"/>
          <w:b/>
          <w:bCs/>
          <w:color w:val="000000"/>
          <w:sz w:val="20"/>
          <w:szCs w:val="20"/>
          <w14:textFill>
            <w14:solidFill>
              <w14:srgbClr w14:val="000000">
                <w14:lumMod w14:val="75000"/>
                <w14:lumOff w14:val="25000"/>
              </w14:srgbClr>
            </w14:solidFill>
          </w14:textFill>
        </w:rPr>
        <w:t xml:space="preserve">What happens if capturing voice data is desirable? </w:t>
      </w:r>
      <w:r>
        <w:rPr>
          <w:rFonts w:ascii="Arial" w:hAnsi="Arial" w:cs="Arial"/>
          <w:color w:val="000000"/>
          <w:sz w:val="20"/>
          <w:szCs w:val="20"/>
          <w14:textFill>
            <w14:solidFill>
              <w14:srgbClr w14:val="000000">
                <w14:lumMod w14:val="75000"/>
                <w14:lumOff w14:val="25000"/>
              </w14:srgbClr>
            </w14:solidFill>
          </w14:textFill>
        </w:rPr>
        <w:t>For example, the monito</w:t>
      </w:r>
      <w:r>
        <w:rPr>
          <w:rFonts w:ascii="Arial" w:hAnsi="Arial" w:cs="Arial"/>
          <w:color w:val="000000"/>
          <w:sz w:val="20"/>
          <w:szCs w:val="20"/>
          <w14:textFill>
            <w14:solidFill>
              <w14:srgbClr w14:val="000000">
                <w14:lumMod w14:val="75000"/>
                <w14:lumOff w14:val="25000"/>
              </w14:srgbClr>
            </w14:solidFill>
          </w14:textFill>
        </w:rPr>
        <w:t xml:space="preserve">r might record </w:t>
      </w:r>
      <w:ins w:id="200" w:author="Natasha Pegler" w:date="2022-10-23T19:21:00Z">
        <w:r w:rsidR="002F7CA7">
          <w:rPr>
            <w:rFonts w:ascii="Arial" w:hAnsi="Arial" w:cs="Arial"/>
            <w:color w:val="000000"/>
            <w:sz w:val="20"/>
            <w:szCs w:val="20"/>
            <w14:textFill>
              <w14:solidFill>
                <w14:srgbClr w14:val="000000">
                  <w14:lumMod w14:val="75000"/>
                  <w14:lumOff w14:val="25000"/>
                </w14:srgbClr>
              </w14:solidFill>
            </w14:textFill>
          </w:rPr>
          <w:t xml:space="preserve">voice data from </w:t>
        </w:r>
      </w:ins>
      <w:r>
        <w:rPr>
          <w:rFonts w:ascii="Arial" w:hAnsi="Arial" w:cs="Arial"/>
          <w:color w:val="000000"/>
          <w:sz w:val="20"/>
          <w:szCs w:val="20"/>
          <w14:textFill>
            <w14:solidFill>
              <w14:srgbClr w14:val="000000">
                <w14:lumMod w14:val="75000"/>
                <w14:lumOff w14:val="25000"/>
              </w14:srgbClr>
            </w14:solidFill>
          </w14:textFill>
        </w:rPr>
        <w:t>a crime. Screening out this data means erasing evidence. Whether the social benefits outweigh the privacy concerns depends on the culture – there isn’t one right answer.</w:t>
      </w:r>
    </w:p>
    <w:p w14:paraId="3F58D0BB" w14:textId="5167397E" w:rsidR="006C7D3F" w:rsidRPr="006C7D3F" w:rsidRDefault="006C7D3F" w:rsidP="006C7D3F">
      <w:pPr>
        <w:pStyle w:val="Heading2"/>
        <w:rPr>
          <w:rFonts w:ascii="Arial" w:hAnsi="Arial" w:cs="Arial"/>
          <w:sz w:val="28"/>
          <w:szCs w:val="28"/>
          <w:rPrChange w:id="201" w:author="Natasha Pegler" w:date="2022-10-23T19:08:00Z">
            <w:rPr>
              <w:color w:val="404040" w:themeColor="text1" w:themeTint="BF"/>
            </w:rPr>
          </w:rPrChange>
        </w:rPr>
        <w:pPrChange w:id="202" w:author="Natasha Pegler" w:date="2022-10-23T19:07:00Z">
          <w:pPr>
            <w:jc w:val="both"/>
          </w:pPr>
        </w:pPrChange>
      </w:pPr>
      <w:ins w:id="203" w:author="Natasha Pegler" w:date="2022-10-23T19:08:00Z">
        <w:r>
          <w:rPr>
            <w:rFonts w:ascii="Arial" w:hAnsi="Arial" w:cs="Arial"/>
            <w:spacing w:val="0"/>
            <w:sz w:val="28"/>
            <w:szCs w:val="28"/>
          </w:rPr>
          <w:t>conclusion</w:t>
        </w:r>
      </w:ins>
    </w:p>
    <w:p w14:paraId="6AD82EB5" w14:textId="259C22B3" w:rsidR="004555E4" w:rsidRDefault="00680EE6">
      <w:pPr>
        <w:jc w:val="both"/>
        <w:rPr>
          <w:rFonts w:ascii="Arial" w:hAnsi="Arial" w:cs="Arial"/>
          <w:b/>
          <w:bCs/>
          <w:color w:val="404040" w:themeColor="text1" w:themeTint="BF"/>
          <w:sz w:val="20"/>
          <w:szCs w:val="20"/>
          <w:lang w:eastAsia="zh-CN"/>
        </w:rPr>
      </w:pPr>
      <w:r>
        <w:rPr>
          <w:rFonts w:ascii="Arial" w:hAnsi="Arial" w:cs="Arial"/>
          <w:color w:val="000000"/>
          <w:sz w:val="20"/>
          <w:szCs w:val="20"/>
          <w14:textFill>
            <w14:solidFill>
              <w14:srgbClr w14:val="000000">
                <w14:lumMod w14:val="75000"/>
                <w14:lumOff w14:val="25000"/>
              </w14:srgbClr>
            </w14:solidFill>
          </w14:textFill>
        </w:rPr>
        <w:t xml:space="preserve">In summary, </w:t>
      </w:r>
      <w:del w:id="204" w:author="Natasha Pegler" w:date="2022-10-23T19:17:00Z">
        <w:r w:rsidDel="002F7CA7">
          <w:rPr>
            <w:rFonts w:ascii="Arial" w:hAnsi="Arial" w:cs="Arial"/>
            <w:color w:val="000000"/>
            <w:sz w:val="20"/>
            <w:szCs w:val="20"/>
            <w14:textFill>
              <w14:solidFill>
                <w14:srgbClr w14:val="000000">
                  <w14:lumMod w14:val="75000"/>
                  <w14:lumOff w14:val="25000"/>
                </w14:srgbClr>
              </w14:solidFill>
            </w14:textFill>
          </w:rPr>
          <w:delText xml:space="preserve">voice </w:delText>
        </w:r>
      </w:del>
      <w:ins w:id="205" w:author="Natasha Pegler" w:date="2022-10-23T19:17:00Z">
        <w:r w:rsidR="002F7CA7">
          <w:rPr>
            <w:rFonts w:ascii="Arial" w:hAnsi="Arial" w:cs="Arial"/>
            <w:color w:val="000000"/>
            <w:sz w:val="20"/>
            <w:szCs w:val="20"/>
            <w14:textFill>
              <w14:solidFill>
                <w14:srgbClr w14:val="000000">
                  <w14:lumMod w14:val="75000"/>
                  <w14:lumOff w14:val="25000"/>
                </w14:srgbClr>
              </w14:solidFill>
            </w14:textFill>
          </w:rPr>
          <w:t>sound</w:t>
        </w:r>
        <w:r w:rsidR="002F7CA7">
          <w:rPr>
            <w:rFonts w:ascii="Arial" w:hAnsi="Arial" w:cs="Arial"/>
            <w:color w:val="000000"/>
            <w:sz w:val="20"/>
            <w:szCs w:val="20"/>
            <w14:textFill>
              <w14:solidFill>
                <w14:srgbClr w14:val="000000">
                  <w14:lumMod w14:val="75000"/>
                  <w14:lumOff w14:val="25000"/>
                </w14:srgbClr>
              </w14:solidFill>
            </w14:textFill>
          </w:rPr>
          <w:t xml:space="preserve"> </w:t>
        </w:r>
      </w:ins>
      <w:r>
        <w:rPr>
          <w:rFonts w:ascii="Arial" w:hAnsi="Arial" w:cs="Arial"/>
          <w:color w:val="000000"/>
          <w:sz w:val="20"/>
          <w:szCs w:val="20"/>
          <w14:textFill>
            <w14:solidFill>
              <w14:srgbClr w14:val="000000">
                <w14:lumMod w14:val="75000"/>
                <w14:lumOff w14:val="25000"/>
              </w14:srgbClr>
            </w14:solidFill>
          </w14:textFill>
        </w:rPr>
        <w:t xml:space="preserve">recognition will </w:t>
      </w:r>
      <w:ins w:id="206" w:author="Natasha Pegler" w:date="2022-10-23T19:18:00Z">
        <w:r w:rsidR="002F7CA7">
          <w:rPr>
            <w:rFonts w:ascii="Arial" w:hAnsi="Arial" w:cs="Arial"/>
            <w:color w:val="000000"/>
            <w:sz w:val="20"/>
            <w:szCs w:val="20"/>
            <w14:textFill>
              <w14:solidFill>
                <w14:srgbClr w14:val="000000">
                  <w14:lumMod w14:val="75000"/>
                  <w14:lumOff w14:val="25000"/>
                </w14:srgbClr>
              </w14:solidFill>
            </w14:textFill>
          </w:rPr>
          <w:t xml:space="preserve">continue to </w:t>
        </w:r>
      </w:ins>
      <w:del w:id="207" w:author="Natasha Pegler" w:date="2022-10-23T19:17:00Z">
        <w:r w:rsidDel="002F7CA7">
          <w:rPr>
            <w:rFonts w:ascii="Arial" w:hAnsi="Arial" w:cs="Arial"/>
            <w:color w:val="000000"/>
            <w:sz w:val="20"/>
            <w:szCs w:val="20"/>
            <w14:textFill>
              <w14:solidFill>
                <w14:srgbClr w14:val="000000">
                  <w14:lumMod w14:val="75000"/>
                  <w14:lumOff w14:val="25000"/>
                </w14:srgbClr>
              </w14:solidFill>
            </w14:textFill>
          </w:rPr>
          <w:delText xml:space="preserve">tend to </w:delText>
        </w:r>
      </w:del>
      <w:r>
        <w:rPr>
          <w:rFonts w:ascii="Arial" w:hAnsi="Arial" w:cs="Arial"/>
          <w:color w:val="000000"/>
          <w:sz w:val="20"/>
          <w:szCs w:val="20"/>
          <w14:textFill>
            <w14:solidFill>
              <w14:srgbClr w14:val="000000">
                <w14:lumMod w14:val="75000"/>
                <w14:lumOff w14:val="25000"/>
              </w14:srgbClr>
            </w14:solidFill>
          </w14:textFill>
        </w:rPr>
        <w:t xml:space="preserve">develop </w:t>
      </w:r>
      <w:del w:id="208" w:author="Natasha Pegler" w:date="2022-10-23T19:18:00Z">
        <w:r w:rsidDel="002F7CA7">
          <w:rPr>
            <w:rFonts w:ascii="Arial" w:hAnsi="Arial" w:cs="Arial"/>
            <w:color w:val="000000"/>
            <w:sz w:val="20"/>
            <w:szCs w:val="20"/>
            <w14:textFill>
              <w14:solidFill>
                <w14:srgbClr w14:val="000000">
                  <w14:lumMod w14:val="75000"/>
                  <w14:lumOff w14:val="25000"/>
                </w14:srgbClr>
              </w14:solidFill>
            </w14:textFill>
          </w:rPr>
          <w:delText xml:space="preserve">in the direction of </w:delText>
        </w:r>
        <w:r w:rsidDel="002F7CA7">
          <w:rPr>
            <w:rFonts w:ascii="Arial" w:hAnsi="Arial" w:cs="Arial"/>
            <w:color w:val="000000"/>
            <w:sz w:val="20"/>
            <w:szCs w:val="20"/>
            <w14:textFill>
              <w14:solidFill>
                <w14:srgbClr w14:val="000000">
                  <w14:lumMod w14:val="75000"/>
                  <w14:lumOff w14:val="25000"/>
                </w14:srgbClr>
              </w14:solidFill>
            </w14:textFill>
          </w:rPr>
          <w:delText>far-field and incorporation in the future</w:delText>
        </w:r>
      </w:del>
      <w:ins w:id="209" w:author="Natasha Pegler" w:date="2022-10-23T19:18:00Z">
        <w:r w:rsidR="002F7CA7">
          <w:rPr>
            <w:rFonts w:ascii="Arial" w:hAnsi="Arial" w:cs="Arial"/>
            <w:color w:val="000000"/>
            <w:sz w:val="20"/>
            <w:szCs w:val="20"/>
            <w14:textFill>
              <w14:solidFill>
                <w14:srgbClr w14:val="000000">
                  <w14:lumMod w14:val="75000"/>
                  <w14:lumOff w14:val="25000"/>
                </w14:srgbClr>
              </w14:solidFill>
            </w14:textFill>
          </w:rPr>
          <w:t>into the future and will see increasing application in many different contexts.</w:t>
        </w:r>
      </w:ins>
      <w:del w:id="210" w:author="Natasha Pegler" w:date="2022-10-23T19:18:00Z">
        <w:r w:rsidDel="002F7CA7">
          <w:rPr>
            <w:rFonts w:ascii="Arial" w:hAnsi="Arial" w:cs="Arial"/>
            <w:color w:val="000000"/>
            <w:sz w:val="20"/>
            <w:szCs w:val="20"/>
            <w14:textFill>
              <w14:solidFill>
                <w14:srgbClr w14:val="000000">
                  <w14:lumMod w14:val="75000"/>
                  <w14:lumOff w14:val="25000"/>
                </w14:srgbClr>
              </w14:solidFill>
            </w14:textFill>
          </w:rPr>
          <w:delText>,</w:delText>
        </w:r>
      </w:del>
      <w:r>
        <w:rPr>
          <w:rFonts w:ascii="Arial" w:hAnsi="Arial" w:cs="Arial"/>
          <w:color w:val="000000"/>
          <w:sz w:val="20"/>
          <w:szCs w:val="20"/>
          <w14:textFill>
            <w14:solidFill>
              <w14:srgbClr w14:val="000000">
                <w14:lumMod w14:val="75000"/>
                <w14:lumOff w14:val="25000"/>
              </w14:srgbClr>
            </w14:solidFill>
          </w14:textFill>
        </w:rPr>
        <w:t xml:space="preserve"> </w:t>
      </w:r>
      <w:ins w:id="211" w:author="Natasha Pegler" w:date="2022-10-23T19:18:00Z">
        <w:r w:rsidR="002F7CA7">
          <w:rPr>
            <w:rFonts w:ascii="Arial" w:hAnsi="Arial" w:cs="Arial"/>
            <w:color w:val="000000"/>
            <w:sz w:val="20"/>
            <w:szCs w:val="20"/>
            <w14:textFill>
              <w14:solidFill>
                <w14:srgbClr w14:val="000000">
                  <w14:lumMod w14:val="75000"/>
                  <w14:lumOff w14:val="25000"/>
                </w14:srgbClr>
              </w14:solidFill>
            </w14:textFill>
          </w:rPr>
          <w:t>These advances will be the result not only of improvem</w:t>
        </w:r>
      </w:ins>
      <w:ins w:id="212" w:author="Natasha Pegler" w:date="2022-10-23T19:19:00Z">
        <w:r w:rsidR="002F7CA7">
          <w:rPr>
            <w:rFonts w:ascii="Arial" w:hAnsi="Arial" w:cs="Arial"/>
            <w:color w:val="000000"/>
            <w:sz w:val="20"/>
            <w:szCs w:val="20"/>
            <w14:textFill>
              <w14:solidFill>
                <w14:srgbClr w14:val="000000">
                  <w14:lumMod w14:val="75000"/>
                  <w14:lumOff w14:val="25000"/>
                </w14:srgbClr>
              </w14:solidFill>
            </w14:textFill>
          </w:rPr>
          <w:t xml:space="preserve">ents in </w:t>
        </w:r>
      </w:ins>
      <w:del w:id="213" w:author="Natasha Pegler" w:date="2022-10-23T19:19:00Z">
        <w:r w:rsidDel="002F7CA7">
          <w:rPr>
            <w:rFonts w:ascii="Arial" w:hAnsi="Arial" w:cs="Arial"/>
            <w:color w:val="000000"/>
            <w:sz w:val="20"/>
            <w:szCs w:val="20"/>
            <w14:textFill>
              <w14:solidFill>
                <w14:srgbClr w14:val="000000">
                  <w14:lumMod w14:val="75000"/>
                  <w14:lumOff w14:val="25000"/>
                </w14:srgbClr>
              </w14:solidFill>
            </w14:textFill>
          </w:rPr>
          <w:delText>which cannot only be the advancement of</w:delText>
        </w:r>
      </w:del>
      <w:ins w:id="214" w:author="Natasha Pegler" w:date="2022-10-23T19:19:00Z">
        <w:r w:rsidR="002F7CA7">
          <w:rPr>
            <w:rFonts w:ascii="Arial" w:hAnsi="Arial" w:cs="Arial"/>
            <w:color w:val="000000"/>
            <w:sz w:val="20"/>
            <w:szCs w:val="20"/>
            <w14:textFill>
              <w14:solidFill>
                <w14:srgbClr w14:val="000000">
                  <w14:lumMod w14:val="75000"/>
                  <w14:lumOff w14:val="25000"/>
                </w14:srgbClr>
              </w14:solidFill>
            </w14:textFill>
          </w:rPr>
          <w:t>the identification algorithms</w:t>
        </w:r>
      </w:ins>
      <w:del w:id="215" w:author="Natasha Pegler" w:date="2022-10-23T19:19:00Z">
        <w:r w:rsidDel="002F7CA7">
          <w:rPr>
            <w:rFonts w:ascii="Arial" w:hAnsi="Arial" w:cs="Arial"/>
            <w:color w:val="000000"/>
            <w:sz w:val="20"/>
            <w:szCs w:val="20"/>
            <w14:textFill>
              <w14:solidFill>
                <w14:srgbClr w14:val="000000">
                  <w14:lumMod w14:val="75000"/>
                  <w14:lumOff w14:val="25000"/>
                </w14:srgbClr>
              </w14:solidFill>
            </w14:textFill>
          </w:rPr>
          <w:delText xml:space="preserve"> algorithms</w:delText>
        </w:r>
      </w:del>
      <w:r>
        <w:rPr>
          <w:rFonts w:ascii="Arial" w:hAnsi="Arial" w:cs="Arial"/>
          <w:color w:val="000000"/>
          <w:sz w:val="20"/>
          <w:szCs w:val="20"/>
          <w14:textFill>
            <w14:solidFill>
              <w14:srgbClr w14:val="000000">
                <w14:lumMod w14:val="75000"/>
                <w14:lumOff w14:val="25000"/>
              </w14:srgbClr>
            </w14:solidFill>
          </w14:textFill>
        </w:rPr>
        <w:t xml:space="preserve">, but </w:t>
      </w:r>
      <w:del w:id="216" w:author="Natasha Pegler" w:date="2022-10-23T19:19:00Z">
        <w:r w:rsidDel="002F7CA7">
          <w:rPr>
            <w:rFonts w:ascii="Arial" w:hAnsi="Arial" w:cs="Arial"/>
            <w:color w:val="000000"/>
            <w:sz w:val="20"/>
            <w:szCs w:val="20"/>
            <w14:textFill>
              <w14:solidFill>
                <w14:srgbClr w14:val="000000">
                  <w14:lumMod w14:val="75000"/>
                  <w14:lumOff w14:val="25000"/>
                </w14:srgbClr>
              </w14:solidFill>
            </w14:textFill>
          </w:rPr>
          <w:delText>requires the common</w:delText>
        </w:r>
      </w:del>
      <w:ins w:id="217" w:author="Natasha Pegler" w:date="2022-10-23T19:19:00Z">
        <w:r w:rsidR="002F7CA7">
          <w:rPr>
            <w:rFonts w:ascii="Arial" w:hAnsi="Arial" w:cs="Arial"/>
            <w:color w:val="000000"/>
            <w:sz w:val="20"/>
            <w:szCs w:val="20"/>
            <w14:textFill>
              <w14:solidFill>
                <w14:srgbClr w14:val="000000">
                  <w14:lumMod w14:val="75000"/>
                  <w14:lumOff w14:val="25000"/>
                </w14:srgbClr>
              </w14:solidFill>
            </w14:textFill>
          </w:rPr>
          <w:t>also</w:t>
        </w:r>
      </w:ins>
      <w:del w:id="218" w:author="Natasha Pegler" w:date="2022-10-23T19:19:00Z">
        <w:r w:rsidDel="002F7CA7">
          <w:rPr>
            <w:rFonts w:ascii="Arial" w:hAnsi="Arial" w:cs="Arial"/>
            <w:color w:val="000000"/>
            <w:sz w:val="20"/>
            <w:szCs w:val="20"/>
            <w14:textFill>
              <w14:solidFill>
                <w14:srgbClr w14:val="000000">
                  <w14:lumMod w14:val="75000"/>
                  <w14:lumOff w14:val="25000"/>
                </w14:srgbClr>
              </w14:solidFill>
            </w14:textFill>
          </w:rPr>
          <w:delText xml:space="preserve"> </w:delText>
        </w:r>
      </w:del>
      <w:ins w:id="219" w:author="Natasha Pegler" w:date="2022-10-23T19:19:00Z">
        <w:r w:rsidR="002F7CA7">
          <w:rPr>
            <w:rFonts w:ascii="Arial" w:hAnsi="Arial" w:cs="Arial"/>
            <w:color w:val="000000"/>
            <w:sz w:val="20"/>
            <w:szCs w:val="20"/>
            <w14:textFill>
              <w14:solidFill>
                <w14:srgbClr w14:val="000000">
                  <w14:lumMod w14:val="75000"/>
                  <w14:lumOff w14:val="25000"/>
                </w14:srgbClr>
              </w14:solidFill>
            </w14:textFill>
          </w:rPr>
          <w:t xml:space="preserve"> </w:t>
        </w:r>
      </w:ins>
      <w:r>
        <w:rPr>
          <w:rFonts w:ascii="Arial" w:hAnsi="Arial" w:cs="Arial"/>
          <w:color w:val="000000"/>
          <w:sz w:val="20"/>
          <w:szCs w:val="20"/>
          <w14:textFill>
            <w14:solidFill>
              <w14:srgbClr w14:val="000000">
                <w14:lumMod w14:val="75000"/>
                <w14:lumOff w14:val="25000"/>
              </w14:srgbClr>
            </w14:solidFill>
          </w14:textFill>
        </w:rPr>
        <w:t>technology upgrade</w:t>
      </w:r>
      <w:ins w:id="220" w:author="Natasha Pegler" w:date="2022-10-23T19:19:00Z">
        <w:r w:rsidR="002F7CA7">
          <w:rPr>
            <w:rFonts w:ascii="Arial" w:hAnsi="Arial" w:cs="Arial"/>
            <w:color w:val="000000"/>
            <w:sz w:val="20"/>
            <w:szCs w:val="20"/>
            <w14:textFill>
              <w14:solidFill>
                <w14:srgbClr w14:val="000000">
                  <w14:lumMod w14:val="75000"/>
                  <w14:lumOff w14:val="25000"/>
                </w14:srgbClr>
              </w14:solidFill>
            </w14:textFill>
          </w:rPr>
          <w:t>s</w:t>
        </w:r>
      </w:ins>
      <w:r>
        <w:rPr>
          <w:rFonts w:ascii="Arial" w:hAnsi="Arial" w:cs="Arial"/>
          <w:color w:val="000000"/>
          <w:sz w:val="20"/>
          <w:szCs w:val="20"/>
          <w14:textFill>
            <w14:solidFill>
              <w14:srgbClr w14:val="000000">
                <w14:lumMod w14:val="75000"/>
                <w14:lumOff w14:val="25000"/>
              </w14:srgbClr>
            </w14:solidFill>
          </w14:textFill>
        </w:rPr>
        <w:t xml:space="preserve"> </w:t>
      </w:r>
      <w:del w:id="221" w:author="Natasha Pegler" w:date="2022-10-23T19:19:00Z">
        <w:r w:rsidDel="002F7CA7">
          <w:rPr>
            <w:rFonts w:ascii="Arial" w:hAnsi="Arial" w:cs="Arial"/>
            <w:color w:val="000000"/>
            <w:sz w:val="20"/>
            <w:szCs w:val="20"/>
            <w14:textFill>
              <w14:solidFill>
                <w14:srgbClr w14:val="000000">
                  <w14:lumMod w14:val="75000"/>
                  <w14:lumOff w14:val="25000"/>
                </w14:srgbClr>
              </w14:solidFill>
            </w14:textFill>
          </w:rPr>
          <w:delText>of</w:delText>
        </w:r>
      </w:del>
      <w:ins w:id="222" w:author="Natasha Pegler" w:date="2022-10-23T19:19:00Z">
        <w:r w:rsidR="002F7CA7">
          <w:rPr>
            <w:rFonts w:ascii="Arial" w:hAnsi="Arial" w:cs="Arial"/>
            <w:color w:val="000000"/>
            <w:sz w:val="20"/>
            <w:szCs w:val="20"/>
            <w14:textFill>
              <w14:solidFill>
                <w14:srgbClr w14:val="000000">
                  <w14:lumMod w14:val="75000"/>
                  <w14:lumOff w14:val="25000"/>
                </w14:srgbClr>
              </w14:solidFill>
            </w14:textFill>
          </w:rPr>
          <w:t>across</w:t>
        </w:r>
      </w:ins>
      <w:r>
        <w:rPr>
          <w:rFonts w:ascii="Arial" w:hAnsi="Arial" w:cs="Arial"/>
          <w:color w:val="000000"/>
          <w:sz w:val="20"/>
          <w:szCs w:val="20"/>
          <w14:textFill>
            <w14:solidFill>
              <w14:srgbClr w14:val="000000">
                <w14:lumMod w14:val="75000"/>
                <w14:lumOff w14:val="25000"/>
              </w14:srgbClr>
            </w14:solidFill>
          </w14:textFill>
        </w:rPr>
        <w:t xml:space="preserve"> the </w:t>
      </w:r>
      <w:del w:id="223" w:author="Natasha Pegler" w:date="2022-10-23T19:19:00Z">
        <w:r w:rsidDel="002F7CA7">
          <w:rPr>
            <w:rFonts w:ascii="Arial" w:hAnsi="Arial" w:cs="Arial"/>
            <w:color w:val="000000"/>
            <w:sz w:val="20"/>
            <w:szCs w:val="20"/>
            <w14:textFill>
              <w14:solidFill>
                <w14:srgbClr w14:val="000000">
                  <w14:lumMod w14:val="75000"/>
                  <w14:lumOff w14:val="25000"/>
                </w14:srgbClr>
              </w14:solidFill>
            </w14:textFill>
          </w:rPr>
          <w:delText>whole</w:delText>
        </w:r>
      </w:del>
      <w:ins w:id="224" w:author="Natasha Pegler" w:date="2022-10-23T19:19:00Z">
        <w:r w:rsidR="002F7CA7">
          <w:rPr>
            <w:rFonts w:ascii="Arial" w:hAnsi="Arial" w:cs="Arial"/>
            <w:color w:val="000000"/>
            <w:sz w:val="20"/>
            <w:szCs w:val="20"/>
            <w14:textFill>
              <w14:solidFill>
                <w14:srgbClr w14:val="000000">
                  <w14:lumMod w14:val="75000"/>
                  <w14:lumOff w14:val="25000"/>
                </w14:srgbClr>
              </w14:solidFill>
            </w14:textFill>
          </w:rPr>
          <w:t>entire</w:t>
        </w:r>
      </w:ins>
      <w:r>
        <w:rPr>
          <w:rFonts w:ascii="Arial" w:hAnsi="Arial" w:cs="Arial"/>
          <w:color w:val="000000"/>
          <w:sz w:val="20"/>
          <w:szCs w:val="20"/>
          <w14:textFill>
            <w14:solidFill>
              <w14:srgbClr w14:val="000000">
                <w14:lumMod w14:val="75000"/>
                <w14:lumOff w14:val="25000"/>
              </w14:srgbClr>
            </w14:solidFill>
          </w14:textFill>
        </w:rPr>
        <w:t xml:space="preserve"> industry chain.</w:t>
      </w:r>
      <w:ins w:id="225" w:author="Natasha Pegler" w:date="2022-10-23T19:19:00Z">
        <w:r w:rsidR="002F7CA7">
          <w:rPr>
            <w:rFonts w:ascii="Arial" w:hAnsi="Arial" w:cs="Arial"/>
            <w:color w:val="000000"/>
            <w:sz w:val="20"/>
            <w:szCs w:val="20"/>
            <w14:textFill>
              <w14:solidFill>
                <w14:srgbClr w14:val="000000">
                  <w14:lumMod w14:val="75000"/>
                  <w14:lumOff w14:val="25000"/>
                </w14:srgbClr>
              </w14:solidFill>
            </w14:textFill>
          </w:rPr>
          <w:t xml:space="preserve"> </w:t>
        </w:r>
      </w:ins>
      <w:ins w:id="226" w:author="Natasha Pegler" w:date="2022-10-23T19:21:00Z">
        <w:r w:rsidR="00CD61E4">
          <w:rPr>
            <w:rFonts w:ascii="Arial" w:hAnsi="Arial" w:cs="Arial"/>
            <w:color w:val="000000"/>
            <w:sz w:val="20"/>
            <w:szCs w:val="20"/>
            <w14:textFill>
              <w14:solidFill>
                <w14:srgbClr w14:val="000000">
                  <w14:lumMod w14:val="75000"/>
                  <w14:lumOff w14:val="25000"/>
                </w14:srgbClr>
              </w14:solidFill>
            </w14:textFill>
          </w:rPr>
          <w:t xml:space="preserve">These rapid advances </w:t>
        </w:r>
      </w:ins>
      <w:ins w:id="227" w:author="Natasha Pegler" w:date="2022-10-23T19:22:00Z">
        <w:r w:rsidR="00CD61E4">
          <w:rPr>
            <w:rFonts w:ascii="Arial" w:hAnsi="Arial" w:cs="Arial"/>
            <w:color w:val="000000"/>
            <w:sz w:val="20"/>
            <w:szCs w:val="20"/>
            <w14:textFill>
              <w14:solidFill>
                <w14:srgbClr w14:val="000000">
                  <w14:lumMod w14:val="75000"/>
                  <w14:lumOff w14:val="25000"/>
                </w14:srgbClr>
              </w14:solidFill>
            </w14:textFill>
          </w:rPr>
          <w:t>mean that responsible innovation practices will be important in ensuring the new technologies benefit society.</w:t>
        </w:r>
      </w:ins>
      <w:ins w:id="228" w:author="Natasha Pegler" w:date="2022-10-23T19:23:00Z">
        <w:r w:rsidR="00CD61E4">
          <w:rPr>
            <w:rFonts w:ascii="Arial" w:hAnsi="Arial" w:cs="Arial"/>
            <w:color w:val="000000"/>
            <w:sz w:val="20"/>
            <w:szCs w:val="20"/>
            <w14:textFill>
              <w14:solidFill>
                <w14:srgbClr w14:val="000000">
                  <w14:lumMod w14:val="75000"/>
                  <w14:lumOff w14:val="25000"/>
                </w14:srgbClr>
              </w14:solidFill>
            </w14:textFill>
          </w:rPr>
          <w:t xml:space="preserve"> Our proposed system seeks to address one specific </w:t>
        </w:r>
      </w:ins>
      <w:ins w:id="229" w:author="Natasha Pegler" w:date="2022-10-23T19:24:00Z">
        <w:r w:rsidR="00CD61E4">
          <w:rPr>
            <w:rFonts w:ascii="Arial" w:hAnsi="Arial" w:cs="Arial"/>
            <w:color w:val="000000"/>
            <w:sz w:val="20"/>
            <w:szCs w:val="20"/>
            <w14:textFill>
              <w14:solidFill>
                <w14:srgbClr w14:val="000000">
                  <w14:lumMod w14:val="75000"/>
                  <w14:lumOff w14:val="25000"/>
                </w14:srgbClr>
              </w14:solidFill>
            </w14:textFill>
          </w:rPr>
          <w:t>problem:</w:t>
        </w:r>
      </w:ins>
      <w:ins w:id="230" w:author="Natasha Pegler" w:date="2022-10-23T19:20:00Z">
        <w:r w:rsidR="002F7CA7">
          <w:rPr>
            <w:rFonts w:ascii="Arial" w:hAnsi="Arial" w:cs="Arial"/>
            <w:color w:val="000000"/>
            <w:sz w:val="20"/>
            <w:szCs w:val="20"/>
            <w14:textFill>
              <w14:solidFill>
                <w14:srgbClr w14:val="000000">
                  <w14:lumMod w14:val="75000"/>
                  <w14:lumOff w14:val="25000"/>
                </w14:srgbClr>
              </w14:solidFill>
            </w14:textFill>
          </w:rPr>
          <w:t xml:space="preserve"> </w:t>
        </w:r>
      </w:ins>
      <w:del w:id="231" w:author="Natasha Pegler" w:date="2022-10-23T19:24:00Z">
        <w:r w:rsidDel="00CD61E4">
          <w:rPr>
            <w:rFonts w:ascii="Arial" w:hAnsi="Arial" w:cs="Arial"/>
            <w:color w:val="000000"/>
            <w:sz w:val="20"/>
            <w:szCs w:val="20"/>
            <w14:textFill>
              <w14:solidFill>
                <w14:srgbClr w14:val="000000">
                  <w14:lumMod w14:val="75000"/>
                  <w14:lumOff w14:val="25000"/>
                </w14:srgbClr>
              </w14:solidFill>
            </w14:textFill>
          </w:rPr>
          <w:delText xml:space="preserve"> In terms of technological progress and industrial development, there is a good positive i</w:delText>
        </w:r>
        <w:r w:rsidDel="00CD61E4">
          <w:rPr>
            <w:rFonts w:ascii="Arial" w:hAnsi="Arial" w:cs="Arial"/>
            <w:color w:val="000000"/>
            <w:sz w:val="20"/>
            <w:szCs w:val="20"/>
            <w14:textFill>
              <w14:solidFill>
                <w14:srgbClr w14:val="000000">
                  <w14:lumMod w14:val="75000"/>
                  <w14:lumOff w14:val="25000"/>
                </w14:srgbClr>
              </w14:solidFill>
            </w14:textFill>
          </w:rPr>
          <w:delText>terative effect between technology and industry, and linking technological innovation with social responsibility can better help speech recognition technology to progress rapidly and solve practical problems. Environmental sound identification is a new fie</w:delText>
        </w:r>
        <w:r w:rsidDel="00CD61E4">
          <w:rPr>
            <w:rFonts w:ascii="Arial" w:hAnsi="Arial" w:cs="Arial"/>
            <w:color w:val="000000"/>
            <w:sz w:val="20"/>
            <w:szCs w:val="20"/>
            <w14:textFill>
              <w14:solidFill>
                <w14:srgbClr w14:val="000000">
                  <w14:lumMod w14:val="75000"/>
                  <w14:lumOff w14:val="25000"/>
                </w14:srgbClr>
              </w14:solidFill>
            </w14:textFill>
          </w:rPr>
          <w:delText xml:space="preserve">ld with many applications. However, it has </w:delText>
        </w:r>
      </w:del>
      <w:r>
        <w:rPr>
          <w:rFonts w:ascii="Arial" w:hAnsi="Arial" w:cs="Arial"/>
          <w:color w:val="000000"/>
          <w:sz w:val="20"/>
          <w:szCs w:val="20"/>
          <w14:textFill>
            <w14:solidFill>
              <w14:srgbClr w14:val="000000">
                <w14:lumMod w14:val="75000"/>
                <w14:lumOff w14:val="25000"/>
              </w14:srgbClr>
            </w14:solidFill>
          </w14:textFill>
        </w:rPr>
        <w:t>the potential</w:t>
      </w:r>
      <w:ins w:id="232" w:author="Natasha Pegler" w:date="2022-10-23T19:24:00Z">
        <w:r w:rsidR="00CD61E4">
          <w:rPr>
            <w:rFonts w:ascii="Arial" w:hAnsi="Arial" w:cs="Arial"/>
            <w:color w:val="000000"/>
            <w:sz w:val="20"/>
            <w:szCs w:val="20"/>
            <w14:textFill>
              <w14:solidFill>
                <w14:srgbClr w14:val="000000">
                  <w14:lumMod w14:val="75000"/>
                  <w14:lumOff w14:val="25000"/>
                </w14:srgbClr>
              </w14:solidFill>
            </w14:textFill>
          </w:rPr>
          <w:t xml:space="preserve"> for sound recognition technology</w:t>
        </w:r>
      </w:ins>
      <w:r>
        <w:rPr>
          <w:rFonts w:ascii="Arial" w:hAnsi="Arial" w:cs="Arial"/>
          <w:color w:val="000000"/>
          <w:sz w:val="20"/>
          <w:szCs w:val="20"/>
          <w14:textFill>
            <w14:solidFill>
              <w14:srgbClr w14:val="000000">
                <w14:lumMod w14:val="75000"/>
                <w14:lumOff w14:val="25000"/>
              </w14:srgbClr>
            </w14:solidFill>
          </w14:textFill>
        </w:rPr>
        <w:t xml:space="preserve"> to impact privacy of people in the vicinity. Our screening system would minimize privacy impacts and help sound identification operate in a more ethical and responsible way.</w:t>
      </w:r>
    </w:p>
    <w:p w14:paraId="0284C999" w14:textId="77777777" w:rsidR="004555E4" w:rsidRDefault="00680EE6">
      <w:pPr>
        <w:pStyle w:val="Heading2"/>
        <w:rPr>
          <w:rFonts w:ascii="Arial" w:hAnsi="Arial" w:cs="Arial"/>
          <w:spacing w:val="0"/>
          <w:sz w:val="28"/>
          <w:szCs w:val="28"/>
        </w:rPr>
      </w:pPr>
      <w:commentRangeStart w:id="233"/>
      <w:commentRangeStart w:id="234"/>
      <w:r>
        <w:rPr>
          <w:rFonts w:ascii="Arial" w:hAnsi="Arial" w:cs="Arial"/>
          <w:spacing w:val="0"/>
          <w:sz w:val="28"/>
          <w:szCs w:val="28"/>
        </w:rPr>
        <w:t>Reference</w:t>
      </w:r>
      <w:commentRangeEnd w:id="233"/>
      <w:r>
        <w:rPr>
          <w:rStyle w:val="CommentReference"/>
          <w:rFonts w:ascii="Verdana" w:eastAsiaTheme="minorEastAsia" w:hAnsi="Verdana" w:cstheme="minorBidi"/>
          <w:b w:val="0"/>
          <w:bCs w:val="0"/>
          <w:caps w:val="0"/>
          <w:color w:val="404040" w:themeColor="text1" w:themeTint="BF"/>
          <w:spacing w:val="0"/>
        </w:rPr>
        <w:commentReference w:id="233"/>
      </w:r>
      <w:commentRangeEnd w:id="234"/>
      <w:r>
        <w:rPr>
          <w:rStyle w:val="CommentReference"/>
          <w:rFonts w:ascii="Verdana" w:eastAsiaTheme="minorEastAsia" w:hAnsi="Verdana" w:cstheme="minorBidi"/>
          <w:b w:val="0"/>
          <w:bCs w:val="0"/>
          <w:caps w:val="0"/>
          <w:color w:val="404040" w:themeColor="text1" w:themeTint="BF"/>
          <w:spacing w:val="0"/>
        </w:rPr>
        <w:commentReference w:id="234"/>
      </w:r>
    </w:p>
    <w:p w14:paraId="3B369F2A" w14:textId="77777777" w:rsidR="004555E4" w:rsidRDefault="00680EE6">
      <w:pPr>
        <w:numPr>
          <w:ilvl w:val="0"/>
          <w:numId w:val="3"/>
        </w:numPr>
        <w:rPr>
          <w:rFonts w:ascii="Arial" w:hAnsi="Arial" w:cs="Arial"/>
          <w:color w:val="404040" w:themeColor="text1" w:themeTint="BF"/>
          <w:sz w:val="20"/>
          <w:szCs w:val="24"/>
          <w:lang w:eastAsia="zh-CN"/>
        </w:rPr>
      </w:pPr>
      <w:bookmarkStart w:id="235" w:name="_Ref26598"/>
      <w:r>
        <w:rPr>
          <w:rFonts w:ascii="Arial" w:hAnsi="Arial" w:cs="Arial" w:hint="eastAsia"/>
          <w:color w:val="404040" w:themeColor="text1" w:themeTint="BF"/>
          <w:sz w:val="20"/>
          <w:szCs w:val="24"/>
          <w:lang w:eastAsia="zh-CN"/>
        </w:rPr>
        <w:t xml:space="preserve">Adam Welz, </w:t>
      </w:r>
      <w:r>
        <w:rPr>
          <w:rFonts w:ascii="Arial" w:hAnsi="Arial" w:cs="Arial"/>
          <w:color w:val="404040" w:themeColor="text1" w:themeTint="BF"/>
          <w:sz w:val="20"/>
          <w:szCs w:val="24"/>
          <w:lang w:eastAsia="zh-CN"/>
        </w:rPr>
        <w:t>“</w:t>
      </w:r>
      <w:r>
        <w:rPr>
          <w:rFonts w:ascii="Arial" w:hAnsi="Arial" w:cs="Arial" w:hint="eastAsia"/>
          <w:color w:val="404040" w:themeColor="text1" w:themeTint="BF"/>
          <w:sz w:val="20"/>
          <w:szCs w:val="24"/>
          <w:lang w:eastAsia="zh-CN"/>
        </w:rPr>
        <w:t>Lis</w:t>
      </w:r>
      <w:r>
        <w:rPr>
          <w:rFonts w:ascii="Arial" w:hAnsi="Arial" w:cs="Arial" w:hint="eastAsia"/>
          <w:color w:val="404040" w:themeColor="text1" w:themeTint="BF"/>
          <w:sz w:val="20"/>
          <w:szCs w:val="24"/>
          <w:lang w:eastAsia="zh-CN"/>
        </w:rPr>
        <w:t>tening to Nature: The Emerging Field of Bioacoustics</w:t>
      </w:r>
      <w:r>
        <w:rPr>
          <w:rFonts w:ascii="Arial" w:hAnsi="Arial" w:cs="Arial"/>
          <w:color w:val="404040" w:themeColor="text1" w:themeTint="BF"/>
          <w:sz w:val="20"/>
          <w:szCs w:val="24"/>
          <w:lang w:eastAsia="zh-CN"/>
        </w:rPr>
        <w:t>”</w:t>
      </w:r>
      <w:r>
        <w:rPr>
          <w:rFonts w:ascii="Arial" w:hAnsi="Arial" w:cs="Arial" w:hint="eastAsia"/>
          <w:color w:val="404040" w:themeColor="text1" w:themeTint="BF"/>
          <w:sz w:val="20"/>
          <w:szCs w:val="24"/>
          <w:lang w:eastAsia="zh-CN"/>
        </w:rPr>
        <w:t xml:space="preserve">, (website: </w:t>
      </w:r>
      <w:hyperlink r:id="rId22" w:history="1">
        <w:r>
          <w:rPr>
            <w:rStyle w:val="Hyperlink"/>
            <w:rFonts w:ascii="Arial" w:hAnsi="Arial" w:cs="Arial" w:hint="eastAsia"/>
            <w:sz w:val="20"/>
            <w:szCs w:val="24"/>
            <w:lang w:eastAsia="zh-CN"/>
          </w:rPr>
          <w:t>https://e360.yale.edu/features/listening-to-nature-the-emerging-field-of-bioacoustics</w:t>
        </w:r>
      </w:hyperlink>
      <w:r>
        <w:rPr>
          <w:rFonts w:ascii="Arial" w:hAnsi="Arial" w:cs="Arial" w:hint="eastAsia"/>
          <w:color w:val="404040" w:themeColor="text1" w:themeTint="BF"/>
          <w:sz w:val="20"/>
          <w:szCs w:val="24"/>
          <w:lang w:eastAsia="zh-CN"/>
        </w:rPr>
        <w:t xml:space="preserve"> Accessed Time: 2022.10.18)</w:t>
      </w:r>
      <w:bookmarkEnd w:id="235"/>
    </w:p>
    <w:bookmarkStart w:id="236" w:name="_Ref26677"/>
    <w:p w14:paraId="3984EB06" w14:textId="77777777" w:rsidR="004555E4" w:rsidRDefault="00680EE6">
      <w:pPr>
        <w:numPr>
          <w:ilvl w:val="0"/>
          <w:numId w:val="3"/>
        </w:numPr>
        <w:rPr>
          <w:rFonts w:ascii="Arial" w:hAnsi="Arial" w:cs="Arial"/>
          <w:color w:val="404040" w:themeColor="text1" w:themeTint="BF"/>
          <w:sz w:val="20"/>
          <w:szCs w:val="24"/>
          <w:lang w:eastAsia="zh-CN"/>
        </w:rPr>
      </w:pPr>
      <w:r>
        <w:rPr>
          <w:rFonts w:ascii="Arial" w:hAnsi="Arial" w:cs="Arial"/>
          <w:color w:val="404040" w:themeColor="text1" w:themeTint="BF"/>
          <w:sz w:val="20"/>
          <w:szCs w:val="24"/>
          <w:lang w:eastAsia="zh-CN"/>
        </w:rPr>
        <w:fldChar w:fldCharType="begin"/>
      </w:r>
      <w:r>
        <w:rPr>
          <w:rFonts w:ascii="Arial" w:hAnsi="Arial" w:cs="Arial"/>
          <w:color w:val="404040" w:themeColor="text1" w:themeTint="BF"/>
          <w:sz w:val="20"/>
          <w:szCs w:val="24"/>
          <w:lang w:eastAsia="zh-CN"/>
        </w:rPr>
        <w:instrText xml:space="preserve"> HYPERLINK "https://www.tensorflow.org/mobile/tflite." </w:instrText>
      </w:r>
      <w:r>
        <w:rPr>
          <w:rFonts w:ascii="Arial" w:hAnsi="Arial" w:cs="Arial"/>
          <w:color w:val="404040" w:themeColor="text1" w:themeTint="BF"/>
          <w:sz w:val="20"/>
          <w:szCs w:val="24"/>
          <w:lang w:eastAsia="zh-CN"/>
        </w:rPr>
        <w:fldChar w:fldCharType="separate"/>
      </w:r>
      <w:r>
        <w:rPr>
          <w:rStyle w:val="Hyperlink"/>
          <w:rFonts w:ascii="Arial" w:hAnsi="Arial" w:cs="Arial"/>
          <w:sz w:val="20"/>
          <w:szCs w:val="24"/>
          <w:lang w:eastAsia="zh-CN"/>
        </w:rPr>
        <w:t>https://www.tensorflow.org/mobile/tflite</w:t>
      </w:r>
      <w:r>
        <w:rPr>
          <w:rStyle w:val="Hyperlink"/>
          <w:rFonts w:ascii="Arial" w:hAnsi="Arial" w:cs="Arial" w:hint="eastAsia"/>
          <w:sz w:val="20"/>
          <w:szCs w:val="24"/>
          <w:lang w:eastAsia="zh-CN"/>
        </w:rPr>
        <w:t>.</w:t>
      </w:r>
      <w:r>
        <w:rPr>
          <w:rFonts w:ascii="Arial" w:hAnsi="Arial" w:cs="Arial"/>
          <w:color w:val="404040" w:themeColor="text1" w:themeTint="BF"/>
          <w:sz w:val="20"/>
          <w:szCs w:val="24"/>
          <w:lang w:eastAsia="zh-CN"/>
        </w:rPr>
        <w:fldChar w:fldCharType="end"/>
      </w:r>
      <w:bookmarkEnd w:id="236"/>
    </w:p>
    <w:p w14:paraId="3B390AB7" w14:textId="77777777" w:rsidR="004555E4" w:rsidRDefault="00680EE6">
      <w:pPr>
        <w:numPr>
          <w:ilvl w:val="0"/>
          <w:numId w:val="3"/>
        </w:numPr>
        <w:rPr>
          <w:rFonts w:ascii="Arial" w:hAnsi="Arial" w:cs="Arial"/>
          <w:color w:val="404040" w:themeColor="text1" w:themeTint="BF"/>
          <w:sz w:val="20"/>
          <w:szCs w:val="24"/>
          <w:lang w:eastAsia="zh-CN"/>
        </w:rPr>
      </w:pPr>
      <w:bookmarkStart w:id="237" w:name="_Ref26722"/>
      <w:r>
        <w:rPr>
          <w:rFonts w:ascii="Arial" w:hAnsi="Arial" w:cs="Arial" w:hint="eastAsia"/>
          <w:color w:val="404040" w:themeColor="text1" w:themeTint="BF"/>
          <w:sz w:val="20"/>
          <w:szCs w:val="24"/>
          <w:lang w:eastAsia="zh-CN"/>
        </w:rPr>
        <w:t xml:space="preserve">Ming Y. ,Yuqian Y., Hao D., Zhe W.,  </w:t>
      </w:r>
      <w:r>
        <w:rPr>
          <w:rFonts w:ascii="Arial" w:hAnsi="Arial" w:cs="Arial"/>
          <w:color w:val="404040" w:themeColor="text1" w:themeTint="BF"/>
          <w:sz w:val="20"/>
          <w:szCs w:val="24"/>
          <w:lang w:eastAsia="zh-CN"/>
        </w:rPr>
        <w:t>“</w:t>
      </w:r>
      <w:r>
        <w:rPr>
          <w:rFonts w:ascii="Arial" w:hAnsi="Arial" w:cs="Arial" w:hint="eastAsia"/>
          <w:color w:val="404040" w:themeColor="text1" w:themeTint="BF"/>
          <w:sz w:val="20"/>
          <w:szCs w:val="24"/>
          <w:lang w:eastAsia="zh-CN"/>
        </w:rPr>
        <w:t>Text-dependent speaker recognition method using MFCC and LPCC features</w:t>
      </w:r>
      <w:r>
        <w:rPr>
          <w:rFonts w:ascii="Arial" w:hAnsi="Arial" w:cs="Arial"/>
          <w:color w:val="404040" w:themeColor="text1" w:themeTint="BF"/>
          <w:sz w:val="20"/>
          <w:szCs w:val="24"/>
          <w:lang w:eastAsia="zh-CN"/>
        </w:rPr>
        <w:t>”</w:t>
      </w:r>
      <w:r>
        <w:rPr>
          <w:rFonts w:ascii="Arial" w:hAnsi="Arial" w:cs="Arial" w:hint="eastAsia"/>
          <w:color w:val="404040" w:themeColor="text1" w:themeTint="BF"/>
          <w:sz w:val="20"/>
          <w:szCs w:val="24"/>
          <w:lang w:eastAsia="zh-CN"/>
        </w:rPr>
        <w:t>[J]. Computer Appli</w:t>
      </w:r>
      <w:r>
        <w:rPr>
          <w:rFonts w:ascii="Arial" w:hAnsi="Arial" w:cs="Arial" w:hint="eastAsia"/>
          <w:color w:val="404040" w:themeColor="text1" w:themeTint="BF"/>
          <w:sz w:val="20"/>
          <w:szCs w:val="24"/>
          <w:lang w:eastAsia="zh-CN"/>
        </w:rPr>
        <w:t>cations, 2006(04) 883-885.</w:t>
      </w:r>
      <w:bookmarkEnd w:id="237"/>
    </w:p>
    <w:p w14:paraId="165CD78A" w14:textId="5345EBB6" w:rsidR="004555E4" w:rsidDel="00680EE6" w:rsidRDefault="004555E4">
      <w:pPr>
        <w:rPr>
          <w:del w:id="238" w:author="Natasha Pegler" w:date="2022-10-23T19:42:00Z"/>
          <w:rFonts w:ascii="Arial" w:hAnsi="Arial" w:cs="Arial"/>
          <w:color w:val="404040" w:themeColor="text1" w:themeTint="BF"/>
          <w:sz w:val="20"/>
          <w:szCs w:val="24"/>
          <w:lang w:eastAsia="zh-CN"/>
        </w:rPr>
      </w:pPr>
    </w:p>
    <w:p w14:paraId="02C5806F" w14:textId="536CCA66" w:rsidR="004555E4" w:rsidDel="00680EE6" w:rsidRDefault="004555E4">
      <w:pPr>
        <w:rPr>
          <w:del w:id="239" w:author="Natasha Pegler" w:date="2022-10-23T19:42:00Z"/>
          <w:rFonts w:ascii="Arial" w:hAnsi="Arial" w:cs="Arial"/>
          <w:color w:val="404040" w:themeColor="text1" w:themeTint="BF"/>
          <w:sz w:val="20"/>
          <w:szCs w:val="24"/>
          <w:lang w:eastAsia="zh-CN"/>
        </w:rPr>
      </w:pPr>
    </w:p>
    <w:p w14:paraId="6DDCD7BF" w14:textId="0F9D7CE1" w:rsidR="004555E4" w:rsidDel="00680EE6" w:rsidRDefault="004555E4">
      <w:pPr>
        <w:rPr>
          <w:del w:id="240" w:author="Natasha Pegler" w:date="2022-10-23T19:42:00Z"/>
          <w:rFonts w:ascii="Arial" w:hAnsi="Arial" w:cs="Arial"/>
          <w:color w:val="404040" w:themeColor="text1" w:themeTint="BF"/>
          <w:sz w:val="20"/>
          <w:szCs w:val="24"/>
          <w:lang w:eastAsia="zh-CN"/>
        </w:rPr>
      </w:pPr>
    </w:p>
    <w:p w14:paraId="4C4DA7C9" w14:textId="27CC84B4" w:rsidR="004555E4" w:rsidDel="00680EE6" w:rsidRDefault="004555E4">
      <w:pPr>
        <w:rPr>
          <w:del w:id="241" w:author="Natasha Pegler" w:date="2022-10-23T19:42:00Z"/>
          <w:rFonts w:ascii="Arial" w:hAnsi="Arial" w:cs="Arial"/>
          <w:color w:val="404040" w:themeColor="text1" w:themeTint="BF"/>
          <w:sz w:val="20"/>
          <w:szCs w:val="24"/>
          <w:lang w:eastAsia="zh-CN"/>
        </w:rPr>
      </w:pPr>
    </w:p>
    <w:p w14:paraId="5A2A9C11" w14:textId="6C0BB35F" w:rsidR="004555E4" w:rsidDel="00680EE6" w:rsidRDefault="004555E4">
      <w:pPr>
        <w:rPr>
          <w:del w:id="242" w:author="Natasha Pegler" w:date="2022-10-23T19:42:00Z"/>
          <w:rFonts w:ascii="Arial" w:hAnsi="Arial" w:cs="Arial"/>
          <w:color w:val="404040" w:themeColor="text1" w:themeTint="BF"/>
          <w:sz w:val="20"/>
          <w:szCs w:val="24"/>
          <w:lang w:eastAsia="zh-CN"/>
        </w:rPr>
      </w:pPr>
    </w:p>
    <w:p w14:paraId="2FB20E0C" w14:textId="17ED3661" w:rsidR="004555E4" w:rsidDel="00680EE6" w:rsidRDefault="004555E4">
      <w:pPr>
        <w:rPr>
          <w:del w:id="243" w:author="Natasha Pegler" w:date="2022-10-23T19:42:00Z"/>
          <w:rFonts w:ascii="Arial" w:hAnsi="Arial" w:cs="Arial"/>
          <w:color w:val="404040" w:themeColor="text1" w:themeTint="BF"/>
          <w:sz w:val="20"/>
          <w:szCs w:val="24"/>
          <w:lang w:eastAsia="zh-CN"/>
        </w:rPr>
      </w:pPr>
    </w:p>
    <w:p w14:paraId="5CD19BFA" w14:textId="024BEC40" w:rsidR="004555E4" w:rsidDel="00680EE6" w:rsidRDefault="004555E4">
      <w:pPr>
        <w:rPr>
          <w:del w:id="244" w:author="Natasha Pegler" w:date="2022-10-23T19:42:00Z"/>
          <w:rFonts w:ascii="Arial" w:hAnsi="Arial" w:cs="Arial"/>
          <w:color w:val="404040" w:themeColor="text1" w:themeTint="BF"/>
          <w:sz w:val="20"/>
          <w:szCs w:val="24"/>
          <w:lang w:eastAsia="zh-CN"/>
        </w:rPr>
      </w:pPr>
    </w:p>
    <w:p w14:paraId="7059B9CF" w14:textId="35B311E4" w:rsidR="004555E4" w:rsidDel="00680EE6" w:rsidRDefault="004555E4">
      <w:pPr>
        <w:rPr>
          <w:del w:id="245" w:author="Natasha Pegler" w:date="2022-10-23T19:42:00Z"/>
          <w:rFonts w:ascii="Arial" w:hAnsi="Arial" w:cs="Arial"/>
          <w:color w:val="404040" w:themeColor="text1" w:themeTint="BF"/>
          <w:sz w:val="20"/>
          <w:szCs w:val="24"/>
          <w:lang w:eastAsia="zh-CN"/>
        </w:rPr>
      </w:pPr>
    </w:p>
    <w:p w14:paraId="3D3A1AEF" w14:textId="31C22BFA" w:rsidR="004555E4" w:rsidDel="00680EE6" w:rsidRDefault="004555E4">
      <w:pPr>
        <w:rPr>
          <w:del w:id="246" w:author="Natasha Pegler" w:date="2022-10-23T19:42:00Z"/>
          <w:rFonts w:ascii="Arial" w:hAnsi="Arial" w:cs="Arial"/>
          <w:color w:val="404040" w:themeColor="text1" w:themeTint="BF"/>
          <w:sz w:val="20"/>
          <w:szCs w:val="24"/>
          <w:lang w:eastAsia="zh-CN"/>
        </w:rPr>
      </w:pPr>
    </w:p>
    <w:p w14:paraId="7928097A" w14:textId="011DDFA1" w:rsidR="004555E4" w:rsidDel="00680EE6" w:rsidRDefault="004555E4">
      <w:pPr>
        <w:rPr>
          <w:del w:id="247" w:author="Natasha Pegler" w:date="2022-10-23T19:42:00Z"/>
          <w:rFonts w:ascii="Arial" w:hAnsi="Arial" w:cs="Arial"/>
          <w:color w:val="404040" w:themeColor="text1" w:themeTint="BF"/>
          <w:sz w:val="20"/>
          <w:szCs w:val="24"/>
          <w:lang w:eastAsia="zh-CN"/>
        </w:rPr>
      </w:pPr>
    </w:p>
    <w:p w14:paraId="1000988A" w14:textId="7218D3BD" w:rsidR="004555E4" w:rsidDel="00680EE6" w:rsidRDefault="004555E4">
      <w:pPr>
        <w:rPr>
          <w:del w:id="248" w:author="Natasha Pegler" w:date="2022-10-23T19:42:00Z"/>
          <w:rFonts w:ascii="Arial" w:hAnsi="Arial" w:cs="Arial"/>
          <w:color w:val="404040" w:themeColor="text1" w:themeTint="BF"/>
          <w:sz w:val="20"/>
          <w:szCs w:val="24"/>
          <w:lang w:eastAsia="zh-CN"/>
        </w:rPr>
      </w:pPr>
    </w:p>
    <w:p w14:paraId="01E8AC7F" w14:textId="3D7FF8F7" w:rsidR="004555E4" w:rsidDel="00680EE6" w:rsidRDefault="004555E4">
      <w:pPr>
        <w:rPr>
          <w:del w:id="249" w:author="Natasha Pegler" w:date="2022-10-23T19:42:00Z"/>
          <w:rFonts w:ascii="Arial" w:hAnsi="Arial" w:cs="Arial"/>
          <w:color w:val="404040" w:themeColor="text1" w:themeTint="BF"/>
          <w:sz w:val="20"/>
          <w:szCs w:val="24"/>
          <w:lang w:eastAsia="zh-CN"/>
        </w:rPr>
      </w:pPr>
    </w:p>
    <w:p w14:paraId="562E26C1" w14:textId="717EF21F" w:rsidR="004555E4" w:rsidDel="00680EE6" w:rsidRDefault="004555E4">
      <w:pPr>
        <w:rPr>
          <w:del w:id="250" w:author="Natasha Pegler" w:date="2022-10-23T19:42:00Z"/>
          <w:rFonts w:ascii="Arial" w:hAnsi="Arial" w:cs="Arial"/>
          <w:color w:val="404040" w:themeColor="text1" w:themeTint="BF"/>
          <w:sz w:val="20"/>
          <w:szCs w:val="24"/>
          <w:lang w:eastAsia="zh-CN"/>
        </w:rPr>
      </w:pPr>
    </w:p>
    <w:p w14:paraId="439190CF" w14:textId="6F171F89" w:rsidR="004555E4" w:rsidDel="00680EE6" w:rsidRDefault="00680EE6">
      <w:pPr>
        <w:pStyle w:val="Heading4"/>
        <w:rPr>
          <w:del w:id="251" w:author="Natasha Pegler" w:date="2022-10-23T19:42:00Z"/>
          <w:rFonts w:ascii="Arial" w:hAnsi="Arial" w:cs="Arial"/>
          <w:color w:val="595959" w:themeColor="text1" w:themeTint="A6"/>
          <w:sz w:val="24"/>
          <w:szCs w:val="24"/>
        </w:rPr>
      </w:pPr>
      <w:del w:id="252" w:author="Natasha Pegler" w:date="2022-10-23T19:42:00Z">
        <w:r w:rsidDel="00680EE6">
          <w:rPr>
            <w:rFonts w:ascii="Arial" w:hAnsi="Arial" w:cs="Arial"/>
            <w:color w:val="595959" w:themeColor="text1" w:themeTint="A6"/>
            <w:sz w:val="24"/>
            <w:szCs w:val="24"/>
          </w:rPr>
          <w:delText>Level 4 heading goes here</w:delText>
        </w:r>
      </w:del>
    </w:p>
    <w:p w14:paraId="426D25BF" w14:textId="251E3F37" w:rsidR="004555E4" w:rsidDel="00680EE6" w:rsidRDefault="00680EE6">
      <w:pPr>
        <w:rPr>
          <w:del w:id="253" w:author="Natasha Pegler" w:date="2022-10-23T19:42:00Z"/>
          <w:rFonts w:ascii="Arial" w:hAnsi="Arial" w:cs="Arial"/>
          <w:color w:val="404040" w:themeColor="text1" w:themeTint="BF"/>
          <w:sz w:val="20"/>
          <w:szCs w:val="24"/>
        </w:rPr>
      </w:pPr>
      <w:del w:id="254" w:author="Natasha Pegler" w:date="2022-10-23T19:42:00Z">
        <w:r w:rsidDel="00680EE6">
          <w:rPr>
            <w:rFonts w:ascii="Arial" w:hAnsi="Arial" w:cs="Arial"/>
            <w:color w:val="404040" w:themeColor="text1" w:themeTint="BF"/>
            <w:sz w:val="20"/>
            <w:szCs w:val="24"/>
          </w:rPr>
          <w:delText xml:space="preserve">On the Insert tab, the galleries include items that are designed to coordinate with the overall look of your document. You can use these galleries to insert tables, headers, footers, </w:delText>
        </w:r>
        <w:r w:rsidDel="00680EE6">
          <w:rPr>
            <w:rFonts w:ascii="Arial" w:hAnsi="Arial" w:cs="Arial"/>
            <w:color w:val="404040" w:themeColor="text1" w:themeTint="BF"/>
            <w:sz w:val="20"/>
            <w:szCs w:val="24"/>
          </w:rPr>
          <w:delText>lists, cover pages, and other document building blocks. When you create pictures, charts, or diagrams, they also coordinate with your current document look.</w:delText>
        </w:r>
      </w:del>
    </w:p>
    <w:p w14:paraId="704DF457" w14:textId="0BE9EE54" w:rsidR="004555E4" w:rsidDel="00680EE6" w:rsidRDefault="00680EE6">
      <w:pPr>
        <w:pStyle w:val="Heading4"/>
        <w:rPr>
          <w:del w:id="255" w:author="Natasha Pegler" w:date="2022-10-23T19:42:00Z"/>
          <w:rFonts w:ascii="Arial" w:hAnsi="Arial" w:cs="Arial"/>
          <w:color w:val="595959" w:themeColor="text1" w:themeTint="A6"/>
          <w:sz w:val="24"/>
          <w:szCs w:val="24"/>
        </w:rPr>
      </w:pPr>
      <w:del w:id="256" w:author="Natasha Pegler" w:date="2022-10-23T19:42:00Z">
        <w:r w:rsidDel="00680EE6">
          <w:rPr>
            <w:rFonts w:ascii="Arial" w:hAnsi="Arial" w:cs="Arial"/>
            <w:color w:val="595959" w:themeColor="text1" w:themeTint="A6"/>
            <w:sz w:val="24"/>
            <w:szCs w:val="24"/>
          </w:rPr>
          <w:delText>Level 4 heading again</w:delText>
        </w:r>
      </w:del>
    </w:p>
    <w:p w14:paraId="79A39348" w14:textId="358844B4" w:rsidR="004555E4" w:rsidDel="00680EE6" w:rsidRDefault="00680EE6">
      <w:pPr>
        <w:rPr>
          <w:del w:id="257" w:author="Natasha Pegler" w:date="2022-10-23T19:42:00Z"/>
          <w:rFonts w:ascii="Arial" w:hAnsi="Arial" w:cs="Arial"/>
          <w:color w:val="404040" w:themeColor="text1" w:themeTint="BF"/>
          <w:sz w:val="20"/>
          <w:szCs w:val="24"/>
        </w:rPr>
      </w:pPr>
      <w:del w:id="258" w:author="Natasha Pegler" w:date="2022-10-23T19:42:00Z">
        <w:r w:rsidDel="00680EE6">
          <w:rPr>
            <w:rFonts w:ascii="Arial" w:hAnsi="Arial" w:cs="Arial"/>
            <w:color w:val="404040" w:themeColor="text1" w:themeTint="BF"/>
            <w:sz w:val="20"/>
            <w:szCs w:val="24"/>
          </w:rPr>
          <w:delText>You can easily change the formatting of selected text in the document text by</w:delText>
        </w:r>
        <w:r w:rsidDel="00680EE6">
          <w:rPr>
            <w:rFonts w:ascii="Arial" w:hAnsi="Arial" w:cs="Arial"/>
            <w:color w:val="404040" w:themeColor="text1" w:themeTint="BF"/>
            <w:sz w:val="20"/>
            <w:szCs w:val="24"/>
          </w:rPr>
          <w:delText xml:space="preserve"> choosing a look for the selected text from the Quick Styles gallery on the Home tab. You can also format text directly by using the other controls on the Home tab. Most controls offer a choice of using the look from the current theme or using a format tha</w:delText>
        </w:r>
        <w:r w:rsidDel="00680EE6">
          <w:rPr>
            <w:rFonts w:ascii="Arial" w:hAnsi="Arial" w:cs="Arial"/>
            <w:color w:val="404040" w:themeColor="text1" w:themeTint="BF"/>
            <w:sz w:val="20"/>
            <w:szCs w:val="24"/>
          </w:rPr>
          <w:delText>t you specify directly.</w:delText>
        </w:r>
      </w:del>
    </w:p>
    <w:p w14:paraId="13561DBB" w14:textId="4180A38D" w:rsidR="004555E4" w:rsidDel="00680EE6" w:rsidRDefault="00680EE6">
      <w:pPr>
        <w:pStyle w:val="Heading2"/>
        <w:rPr>
          <w:del w:id="259" w:author="Natasha Pegler" w:date="2022-10-23T19:42:00Z"/>
          <w:rFonts w:ascii="Arial" w:hAnsi="Arial" w:cs="Arial"/>
          <w:spacing w:val="0"/>
          <w:sz w:val="28"/>
          <w:szCs w:val="28"/>
        </w:rPr>
      </w:pPr>
      <w:del w:id="260" w:author="Natasha Pegler" w:date="2022-10-23T19:42:00Z">
        <w:r w:rsidDel="00680EE6">
          <w:rPr>
            <w:rFonts w:ascii="Arial" w:hAnsi="Arial" w:cs="Arial"/>
            <w:spacing w:val="0"/>
            <w:sz w:val="28"/>
            <w:szCs w:val="28"/>
          </w:rPr>
          <w:delText>Level 2 Heading AGain</w:delText>
        </w:r>
      </w:del>
    </w:p>
    <w:p w14:paraId="69BF4A0D" w14:textId="065F11B6" w:rsidR="004555E4" w:rsidDel="00680EE6" w:rsidRDefault="00680EE6">
      <w:pPr>
        <w:pStyle w:val="Heading3"/>
        <w:rPr>
          <w:del w:id="261" w:author="Natasha Pegler" w:date="2022-10-23T19:42:00Z"/>
          <w:rFonts w:ascii="Arial" w:hAnsi="Arial" w:cs="Arial"/>
          <w:spacing w:val="0"/>
          <w:sz w:val="28"/>
          <w:szCs w:val="24"/>
        </w:rPr>
      </w:pPr>
      <w:del w:id="262" w:author="Natasha Pegler" w:date="2022-10-23T19:42:00Z">
        <w:r w:rsidDel="00680EE6">
          <w:rPr>
            <w:rFonts w:ascii="Arial" w:hAnsi="Arial" w:cs="Arial"/>
            <w:spacing w:val="0"/>
            <w:sz w:val="28"/>
            <w:szCs w:val="24"/>
          </w:rPr>
          <w:delText>Level 3 heading goes here</w:delText>
        </w:r>
      </w:del>
    </w:p>
    <w:p w14:paraId="6A88BA9F" w14:textId="6B8740C7" w:rsidR="004555E4" w:rsidDel="00680EE6" w:rsidRDefault="00680EE6">
      <w:pPr>
        <w:rPr>
          <w:del w:id="263" w:author="Natasha Pegler" w:date="2022-10-23T19:42:00Z"/>
          <w:rFonts w:ascii="Arial" w:hAnsi="Arial" w:cs="Arial"/>
          <w:color w:val="404040" w:themeColor="text1" w:themeTint="BF"/>
          <w:sz w:val="20"/>
          <w:szCs w:val="24"/>
        </w:rPr>
      </w:pPr>
      <w:del w:id="264" w:author="Natasha Pegler" w:date="2022-10-23T19:42:00Z">
        <w:r w:rsidDel="00680EE6">
          <w:rPr>
            <w:rFonts w:ascii="Arial" w:hAnsi="Arial" w:cs="Arial"/>
            <w:color w:val="404040" w:themeColor="text1" w:themeTint="BF"/>
            <w:sz w:val="20"/>
            <w:szCs w:val="24"/>
          </w:rPr>
          <w:delText xml:space="preserve">On the Insert tab, the galleries include items that are designed to coordinate with the overall look of your document. You can use these galleries to insert tables, headers, </w:delText>
        </w:r>
        <w:r w:rsidDel="00680EE6">
          <w:rPr>
            <w:rFonts w:ascii="Arial" w:hAnsi="Arial" w:cs="Arial"/>
            <w:color w:val="404040" w:themeColor="text1" w:themeTint="BF"/>
            <w:sz w:val="20"/>
            <w:szCs w:val="24"/>
          </w:rPr>
          <w:delText>footers, lists, cover pages, and other document building blocks. When you create pictures, charts, or diagrams, they also coordinate with your current document look.</w:delText>
        </w:r>
      </w:del>
    </w:p>
    <w:tbl>
      <w:tblPr>
        <w:tblStyle w:val="MainBodyTable"/>
        <w:tblW w:w="4876" w:type="pct"/>
        <w:tblInd w:w="108" w:type="dxa"/>
        <w:tblBorders>
          <w:top w:val="single" w:sz="4" w:space="0" w:color="FBCB75"/>
          <w:left w:val="single" w:sz="4" w:space="0" w:color="FBCB75"/>
          <w:bottom w:val="single" w:sz="4" w:space="0" w:color="FBCB75"/>
          <w:right w:val="single" w:sz="4" w:space="0" w:color="FBCB75"/>
          <w:insideH w:val="single" w:sz="4" w:space="0" w:color="FBCB75"/>
          <w:insideV w:val="single" w:sz="4" w:space="0" w:color="FBCB75"/>
        </w:tblBorders>
        <w:tblLook w:val="04A0" w:firstRow="1" w:lastRow="0" w:firstColumn="1" w:lastColumn="0" w:noHBand="0" w:noVBand="1"/>
      </w:tblPr>
      <w:tblGrid>
        <w:gridCol w:w="616"/>
        <w:gridCol w:w="2288"/>
        <w:gridCol w:w="3388"/>
        <w:gridCol w:w="3388"/>
      </w:tblGrid>
      <w:tr w:rsidR="004555E4" w:rsidDel="00680EE6" w14:paraId="1C476442" w14:textId="76A9205B">
        <w:trPr>
          <w:trHeight w:val="432"/>
          <w:del w:id="265" w:author="Natasha Pegler" w:date="2022-10-23T19:42:00Z"/>
        </w:trPr>
        <w:tc>
          <w:tcPr>
            <w:tcW w:w="318" w:type="pct"/>
            <w:tcBorders>
              <w:right w:val="single" w:sz="4" w:space="0" w:color="FFFFFF" w:themeColor="background1"/>
            </w:tcBorders>
            <w:shd w:val="clear" w:color="auto" w:fill="F8A208"/>
          </w:tcPr>
          <w:p w14:paraId="1A6C672A" w14:textId="572F7EA7" w:rsidR="004555E4" w:rsidDel="00680EE6" w:rsidRDefault="00680EE6">
            <w:pPr>
              <w:spacing w:after="0"/>
              <w:rPr>
                <w:del w:id="266" w:author="Natasha Pegler" w:date="2022-10-23T19:42:00Z"/>
                <w:rFonts w:ascii="Arial" w:hAnsi="Arial" w:cs="Arial"/>
                <w:b/>
                <w:bCs/>
                <w:color w:val="FFFFFF" w:themeColor="background1"/>
                <w:sz w:val="20"/>
                <w:szCs w:val="24"/>
              </w:rPr>
            </w:pPr>
            <w:del w:id="267" w:author="Natasha Pegler" w:date="2022-10-23T19:42:00Z">
              <w:r w:rsidDel="00680EE6">
                <w:rPr>
                  <w:rFonts w:ascii="Arial" w:hAnsi="Arial" w:cs="Arial"/>
                  <w:b/>
                  <w:bCs/>
                  <w:color w:val="FFFFFF" w:themeColor="background1"/>
                  <w:sz w:val="20"/>
                  <w:szCs w:val="24"/>
                </w:rPr>
                <w:delText>#</w:delText>
              </w:r>
            </w:del>
          </w:p>
        </w:tc>
        <w:tc>
          <w:tcPr>
            <w:tcW w:w="1182" w:type="pct"/>
            <w:tcBorders>
              <w:left w:val="single" w:sz="4" w:space="0" w:color="FFFFFF" w:themeColor="background1"/>
              <w:right w:val="single" w:sz="4" w:space="0" w:color="FFFFFF" w:themeColor="background1"/>
            </w:tcBorders>
            <w:shd w:val="clear" w:color="auto" w:fill="F8A208"/>
          </w:tcPr>
          <w:p w14:paraId="4BBE8455" w14:textId="1CAC43D3" w:rsidR="004555E4" w:rsidDel="00680EE6" w:rsidRDefault="00680EE6">
            <w:pPr>
              <w:spacing w:after="0"/>
              <w:rPr>
                <w:del w:id="268" w:author="Natasha Pegler" w:date="2022-10-23T19:42:00Z"/>
                <w:rFonts w:ascii="Arial" w:hAnsi="Arial" w:cs="Arial"/>
                <w:b/>
                <w:bCs/>
                <w:color w:val="FFFFFF" w:themeColor="background1"/>
                <w:sz w:val="20"/>
                <w:szCs w:val="24"/>
              </w:rPr>
            </w:pPr>
            <w:del w:id="269" w:author="Natasha Pegler" w:date="2022-10-23T19:42:00Z">
              <w:r w:rsidDel="00680EE6">
                <w:rPr>
                  <w:rFonts w:ascii="Arial" w:hAnsi="Arial" w:cs="Arial"/>
                  <w:b/>
                  <w:bCs/>
                  <w:color w:val="FFFFFF" w:themeColor="background1"/>
                  <w:sz w:val="20"/>
                  <w:szCs w:val="24"/>
                </w:rPr>
                <w:delText>Data Set 1</w:delText>
              </w:r>
            </w:del>
          </w:p>
        </w:tc>
        <w:tc>
          <w:tcPr>
            <w:tcW w:w="1750" w:type="pct"/>
            <w:tcBorders>
              <w:left w:val="single" w:sz="4" w:space="0" w:color="FFFFFF" w:themeColor="background1"/>
              <w:right w:val="single" w:sz="4" w:space="0" w:color="FFFFFF" w:themeColor="background1"/>
            </w:tcBorders>
            <w:shd w:val="clear" w:color="auto" w:fill="F8A208"/>
          </w:tcPr>
          <w:p w14:paraId="66E7950E" w14:textId="3E5C6E26" w:rsidR="004555E4" w:rsidDel="00680EE6" w:rsidRDefault="00680EE6">
            <w:pPr>
              <w:spacing w:after="0"/>
              <w:rPr>
                <w:del w:id="270" w:author="Natasha Pegler" w:date="2022-10-23T19:42:00Z"/>
                <w:rFonts w:ascii="Arial" w:hAnsi="Arial" w:cs="Arial"/>
                <w:b/>
                <w:bCs/>
                <w:color w:val="FFFFFF" w:themeColor="background1"/>
                <w:sz w:val="20"/>
                <w:szCs w:val="24"/>
              </w:rPr>
            </w:pPr>
            <w:del w:id="271" w:author="Natasha Pegler" w:date="2022-10-23T19:42:00Z">
              <w:r w:rsidDel="00680EE6">
                <w:rPr>
                  <w:rFonts w:ascii="Arial" w:hAnsi="Arial" w:cs="Arial"/>
                  <w:b/>
                  <w:bCs/>
                  <w:color w:val="FFFFFF" w:themeColor="background1"/>
                  <w:sz w:val="20"/>
                  <w:szCs w:val="24"/>
                </w:rPr>
                <w:delText>Data Set 2</w:delText>
              </w:r>
            </w:del>
          </w:p>
        </w:tc>
        <w:tc>
          <w:tcPr>
            <w:tcW w:w="1750" w:type="pct"/>
            <w:tcBorders>
              <w:left w:val="single" w:sz="4" w:space="0" w:color="FFFFFF" w:themeColor="background1"/>
            </w:tcBorders>
            <w:shd w:val="clear" w:color="auto" w:fill="F8A208"/>
          </w:tcPr>
          <w:p w14:paraId="5D4E34AB" w14:textId="771B8ACF" w:rsidR="004555E4" w:rsidDel="00680EE6" w:rsidRDefault="00680EE6">
            <w:pPr>
              <w:spacing w:after="0"/>
              <w:rPr>
                <w:del w:id="272" w:author="Natasha Pegler" w:date="2022-10-23T19:42:00Z"/>
                <w:rFonts w:ascii="Arial" w:hAnsi="Arial" w:cs="Arial"/>
                <w:b/>
                <w:bCs/>
                <w:color w:val="FFFFFF" w:themeColor="background1"/>
                <w:sz w:val="20"/>
                <w:szCs w:val="24"/>
              </w:rPr>
            </w:pPr>
            <w:del w:id="273" w:author="Natasha Pegler" w:date="2022-10-23T19:42:00Z">
              <w:r w:rsidDel="00680EE6">
                <w:rPr>
                  <w:rFonts w:ascii="Arial" w:hAnsi="Arial" w:cs="Arial"/>
                  <w:b/>
                  <w:bCs/>
                  <w:color w:val="FFFFFF" w:themeColor="background1"/>
                  <w:sz w:val="20"/>
                  <w:szCs w:val="24"/>
                </w:rPr>
                <w:delText>Data Set 3</w:delText>
              </w:r>
            </w:del>
          </w:p>
        </w:tc>
      </w:tr>
      <w:tr w:rsidR="004555E4" w:rsidDel="00680EE6" w14:paraId="7776F7C7" w14:textId="5447A9BA">
        <w:trPr>
          <w:trHeight w:val="432"/>
          <w:del w:id="274" w:author="Natasha Pegler" w:date="2022-10-23T19:42:00Z"/>
        </w:trPr>
        <w:tc>
          <w:tcPr>
            <w:tcW w:w="318" w:type="pct"/>
          </w:tcPr>
          <w:p w14:paraId="79DDED2C" w14:textId="514B3852" w:rsidR="004555E4" w:rsidDel="00680EE6" w:rsidRDefault="004555E4">
            <w:pPr>
              <w:pStyle w:val="NumberListing"/>
              <w:spacing w:after="0"/>
              <w:rPr>
                <w:del w:id="275" w:author="Natasha Pegler" w:date="2022-10-23T19:42:00Z"/>
                <w:rFonts w:ascii="Arial" w:hAnsi="Arial" w:cs="Arial"/>
                <w:color w:val="404040" w:themeColor="text1" w:themeTint="BF"/>
                <w:sz w:val="20"/>
                <w:szCs w:val="24"/>
              </w:rPr>
            </w:pPr>
          </w:p>
        </w:tc>
        <w:tc>
          <w:tcPr>
            <w:tcW w:w="1182" w:type="pct"/>
          </w:tcPr>
          <w:p w14:paraId="51E0AFD6" w14:textId="4DBC85F8" w:rsidR="004555E4" w:rsidDel="00680EE6" w:rsidRDefault="004555E4">
            <w:pPr>
              <w:spacing w:after="0"/>
              <w:rPr>
                <w:del w:id="276" w:author="Natasha Pegler" w:date="2022-10-23T19:42:00Z"/>
                <w:rFonts w:ascii="Arial" w:hAnsi="Arial" w:cs="Arial"/>
                <w:color w:val="404040" w:themeColor="text1" w:themeTint="BF"/>
                <w:sz w:val="20"/>
                <w:szCs w:val="24"/>
              </w:rPr>
            </w:pPr>
          </w:p>
        </w:tc>
        <w:tc>
          <w:tcPr>
            <w:tcW w:w="1750" w:type="pct"/>
          </w:tcPr>
          <w:p w14:paraId="33C69283" w14:textId="546C4F50" w:rsidR="004555E4" w:rsidDel="00680EE6" w:rsidRDefault="004555E4">
            <w:pPr>
              <w:spacing w:after="0"/>
              <w:rPr>
                <w:del w:id="277" w:author="Natasha Pegler" w:date="2022-10-23T19:42:00Z"/>
                <w:rFonts w:ascii="Arial" w:hAnsi="Arial" w:cs="Arial"/>
                <w:color w:val="404040" w:themeColor="text1" w:themeTint="BF"/>
                <w:sz w:val="20"/>
                <w:szCs w:val="24"/>
              </w:rPr>
            </w:pPr>
          </w:p>
        </w:tc>
        <w:tc>
          <w:tcPr>
            <w:tcW w:w="1750" w:type="pct"/>
          </w:tcPr>
          <w:p w14:paraId="63EF8966" w14:textId="5A2B9032" w:rsidR="004555E4" w:rsidDel="00680EE6" w:rsidRDefault="004555E4">
            <w:pPr>
              <w:spacing w:after="0"/>
              <w:rPr>
                <w:del w:id="278" w:author="Natasha Pegler" w:date="2022-10-23T19:42:00Z"/>
                <w:rFonts w:ascii="Arial" w:hAnsi="Arial" w:cs="Arial"/>
                <w:color w:val="404040" w:themeColor="text1" w:themeTint="BF"/>
                <w:sz w:val="20"/>
                <w:szCs w:val="24"/>
              </w:rPr>
            </w:pPr>
          </w:p>
        </w:tc>
      </w:tr>
      <w:tr w:rsidR="004555E4" w:rsidDel="00680EE6" w14:paraId="06AAD895" w14:textId="75F13CC7">
        <w:trPr>
          <w:trHeight w:val="432"/>
          <w:del w:id="279" w:author="Natasha Pegler" w:date="2022-10-23T19:42:00Z"/>
        </w:trPr>
        <w:tc>
          <w:tcPr>
            <w:tcW w:w="318" w:type="pct"/>
          </w:tcPr>
          <w:p w14:paraId="2A0C7273" w14:textId="5C471D0F" w:rsidR="004555E4" w:rsidDel="00680EE6" w:rsidRDefault="004555E4">
            <w:pPr>
              <w:pStyle w:val="NumberListing"/>
              <w:spacing w:after="0"/>
              <w:rPr>
                <w:del w:id="280" w:author="Natasha Pegler" w:date="2022-10-23T19:42:00Z"/>
                <w:rFonts w:ascii="Arial" w:hAnsi="Arial" w:cs="Arial"/>
                <w:color w:val="404040" w:themeColor="text1" w:themeTint="BF"/>
                <w:sz w:val="20"/>
                <w:szCs w:val="24"/>
              </w:rPr>
            </w:pPr>
          </w:p>
        </w:tc>
        <w:tc>
          <w:tcPr>
            <w:tcW w:w="1182" w:type="pct"/>
          </w:tcPr>
          <w:p w14:paraId="3A8F61A5" w14:textId="2F32B625" w:rsidR="004555E4" w:rsidDel="00680EE6" w:rsidRDefault="004555E4">
            <w:pPr>
              <w:spacing w:after="0"/>
              <w:rPr>
                <w:del w:id="281" w:author="Natasha Pegler" w:date="2022-10-23T19:42:00Z"/>
                <w:rFonts w:ascii="Arial" w:hAnsi="Arial" w:cs="Arial"/>
                <w:color w:val="404040" w:themeColor="text1" w:themeTint="BF"/>
                <w:sz w:val="20"/>
                <w:szCs w:val="24"/>
              </w:rPr>
            </w:pPr>
          </w:p>
        </w:tc>
        <w:tc>
          <w:tcPr>
            <w:tcW w:w="1750" w:type="pct"/>
          </w:tcPr>
          <w:p w14:paraId="29A1D5CD" w14:textId="47828048" w:rsidR="004555E4" w:rsidDel="00680EE6" w:rsidRDefault="004555E4">
            <w:pPr>
              <w:spacing w:after="0"/>
              <w:rPr>
                <w:del w:id="282" w:author="Natasha Pegler" w:date="2022-10-23T19:42:00Z"/>
                <w:rFonts w:ascii="Arial" w:hAnsi="Arial" w:cs="Arial"/>
                <w:color w:val="404040" w:themeColor="text1" w:themeTint="BF"/>
                <w:sz w:val="20"/>
                <w:szCs w:val="24"/>
              </w:rPr>
            </w:pPr>
          </w:p>
        </w:tc>
        <w:tc>
          <w:tcPr>
            <w:tcW w:w="1750" w:type="pct"/>
          </w:tcPr>
          <w:p w14:paraId="4093F1AA" w14:textId="74803800" w:rsidR="004555E4" w:rsidDel="00680EE6" w:rsidRDefault="004555E4">
            <w:pPr>
              <w:spacing w:after="0"/>
              <w:rPr>
                <w:del w:id="283" w:author="Natasha Pegler" w:date="2022-10-23T19:42:00Z"/>
                <w:rFonts w:ascii="Arial" w:hAnsi="Arial" w:cs="Arial"/>
                <w:color w:val="404040" w:themeColor="text1" w:themeTint="BF"/>
                <w:sz w:val="20"/>
                <w:szCs w:val="24"/>
              </w:rPr>
            </w:pPr>
          </w:p>
        </w:tc>
      </w:tr>
      <w:tr w:rsidR="004555E4" w:rsidDel="00680EE6" w14:paraId="44BE47A9" w14:textId="79A24CF5">
        <w:trPr>
          <w:trHeight w:val="432"/>
          <w:del w:id="284" w:author="Natasha Pegler" w:date="2022-10-23T19:42:00Z"/>
        </w:trPr>
        <w:tc>
          <w:tcPr>
            <w:tcW w:w="318" w:type="pct"/>
          </w:tcPr>
          <w:p w14:paraId="63438D17" w14:textId="42B583F9" w:rsidR="004555E4" w:rsidDel="00680EE6" w:rsidRDefault="004555E4">
            <w:pPr>
              <w:pStyle w:val="NumberListing"/>
              <w:spacing w:after="0"/>
              <w:rPr>
                <w:del w:id="285" w:author="Natasha Pegler" w:date="2022-10-23T19:42:00Z"/>
                <w:rFonts w:ascii="Arial" w:hAnsi="Arial" w:cs="Arial"/>
                <w:color w:val="404040" w:themeColor="text1" w:themeTint="BF"/>
                <w:sz w:val="20"/>
                <w:szCs w:val="24"/>
              </w:rPr>
            </w:pPr>
          </w:p>
        </w:tc>
        <w:tc>
          <w:tcPr>
            <w:tcW w:w="1182" w:type="pct"/>
          </w:tcPr>
          <w:p w14:paraId="318897B4" w14:textId="4894ADAA" w:rsidR="004555E4" w:rsidDel="00680EE6" w:rsidRDefault="004555E4">
            <w:pPr>
              <w:spacing w:after="0"/>
              <w:rPr>
                <w:del w:id="286" w:author="Natasha Pegler" w:date="2022-10-23T19:42:00Z"/>
                <w:rFonts w:ascii="Arial" w:hAnsi="Arial" w:cs="Arial"/>
                <w:color w:val="404040" w:themeColor="text1" w:themeTint="BF"/>
                <w:sz w:val="20"/>
                <w:szCs w:val="24"/>
              </w:rPr>
            </w:pPr>
          </w:p>
        </w:tc>
        <w:tc>
          <w:tcPr>
            <w:tcW w:w="1750" w:type="pct"/>
          </w:tcPr>
          <w:p w14:paraId="6030A0E4" w14:textId="0AD7342B" w:rsidR="004555E4" w:rsidDel="00680EE6" w:rsidRDefault="004555E4">
            <w:pPr>
              <w:spacing w:after="0"/>
              <w:rPr>
                <w:del w:id="287" w:author="Natasha Pegler" w:date="2022-10-23T19:42:00Z"/>
                <w:rFonts w:ascii="Arial" w:hAnsi="Arial" w:cs="Arial"/>
                <w:color w:val="404040" w:themeColor="text1" w:themeTint="BF"/>
                <w:sz w:val="20"/>
                <w:szCs w:val="24"/>
              </w:rPr>
            </w:pPr>
          </w:p>
        </w:tc>
        <w:tc>
          <w:tcPr>
            <w:tcW w:w="1750" w:type="pct"/>
          </w:tcPr>
          <w:p w14:paraId="44993620" w14:textId="7CF90E30" w:rsidR="004555E4" w:rsidDel="00680EE6" w:rsidRDefault="004555E4">
            <w:pPr>
              <w:spacing w:after="0"/>
              <w:rPr>
                <w:del w:id="288" w:author="Natasha Pegler" w:date="2022-10-23T19:42:00Z"/>
                <w:rFonts w:ascii="Arial" w:hAnsi="Arial" w:cs="Arial"/>
                <w:color w:val="404040" w:themeColor="text1" w:themeTint="BF"/>
                <w:sz w:val="20"/>
                <w:szCs w:val="24"/>
              </w:rPr>
            </w:pPr>
          </w:p>
        </w:tc>
      </w:tr>
      <w:tr w:rsidR="004555E4" w:rsidDel="00680EE6" w14:paraId="234C70EF" w14:textId="1F974522">
        <w:trPr>
          <w:trHeight w:val="432"/>
          <w:del w:id="289" w:author="Natasha Pegler" w:date="2022-10-23T19:42:00Z"/>
        </w:trPr>
        <w:tc>
          <w:tcPr>
            <w:tcW w:w="318" w:type="pct"/>
          </w:tcPr>
          <w:p w14:paraId="52CFF6A9" w14:textId="626F4737" w:rsidR="004555E4" w:rsidDel="00680EE6" w:rsidRDefault="004555E4">
            <w:pPr>
              <w:pStyle w:val="NumberListing"/>
              <w:spacing w:after="0"/>
              <w:rPr>
                <w:del w:id="290" w:author="Natasha Pegler" w:date="2022-10-23T19:42:00Z"/>
                <w:rFonts w:ascii="Arial" w:hAnsi="Arial" w:cs="Arial"/>
                <w:color w:val="404040" w:themeColor="text1" w:themeTint="BF"/>
                <w:sz w:val="20"/>
                <w:szCs w:val="24"/>
              </w:rPr>
            </w:pPr>
          </w:p>
        </w:tc>
        <w:tc>
          <w:tcPr>
            <w:tcW w:w="1182" w:type="pct"/>
          </w:tcPr>
          <w:p w14:paraId="0F368A30" w14:textId="620BFEB1" w:rsidR="004555E4" w:rsidDel="00680EE6" w:rsidRDefault="004555E4">
            <w:pPr>
              <w:spacing w:after="0"/>
              <w:rPr>
                <w:del w:id="291" w:author="Natasha Pegler" w:date="2022-10-23T19:42:00Z"/>
                <w:rFonts w:ascii="Arial" w:hAnsi="Arial" w:cs="Arial"/>
                <w:color w:val="404040" w:themeColor="text1" w:themeTint="BF"/>
                <w:sz w:val="20"/>
                <w:szCs w:val="24"/>
              </w:rPr>
            </w:pPr>
          </w:p>
        </w:tc>
        <w:tc>
          <w:tcPr>
            <w:tcW w:w="1750" w:type="pct"/>
          </w:tcPr>
          <w:p w14:paraId="3A601048" w14:textId="0136B3DB" w:rsidR="004555E4" w:rsidDel="00680EE6" w:rsidRDefault="004555E4">
            <w:pPr>
              <w:spacing w:after="0"/>
              <w:rPr>
                <w:del w:id="292" w:author="Natasha Pegler" w:date="2022-10-23T19:42:00Z"/>
                <w:rFonts w:ascii="Arial" w:hAnsi="Arial" w:cs="Arial"/>
                <w:color w:val="404040" w:themeColor="text1" w:themeTint="BF"/>
                <w:sz w:val="20"/>
                <w:szCs w:val="24"/>
              </w:rPr>
            </w:pPr>
          </w:p>
        </w:tc>
        <w:tc>
          <w:tcPr>
            <w:tcW w:w="1750" w:type="pct"/>
          </w:tcPr>
          <w:p w14:paraId="125D6084" w14:textId="2A9E8D16" w:rsidR="004555E4" w:rsidDel="00680EE6" w:rsidRDefault="004555E4">
            <w:pPr>
              <w:spacing w:after="0"/>
              <w:rPr>
                <w:del w:id="293" w:author="Natasha Pegler" w:date="2022-10-23T19:42:00Z"/>
                <w:rFonts w:ascii="Arial" w:hAnsi="Arial" w:cs="Arial"/>
                <w:color w:val="404040" w:themeColor="text1" w:themeTint="BF"/>
                <w:sz w:val="20"/>
                <w:szCs w:val="24"/>
              </w:rPr>
            </w:pPr>
          </w:p>
        </w:tc>
      </w:tr>
      <w:tr w:rsidR="004555E4" w:rsidDel="00680EE6" w14:paraId="5B9A63FD" w14:textId="4856AA6D">
        <w:trPr>
          <w:trHeight w:val="432"/>
          <w:del w:id="294" w:author="Natasha Pegler" w:date="2022-10-23T19:42:00Z"/>
        </w:trPr>
        <w:tc>
          <w:tcPr>
            <w:tcW w:w="318" w:type="pct"/>
          </w:tcPr>
          <w:p w14:paraId="46955784" w14:textId="0943FAEA" w:rsidR="004555E4" w:rsidDel="00680EE6" w:rsidRDefault="004555E4">
            <w:pPr>
              <w:pStyle w:val="NumberListing"/>
              <w:spacing w:after="0"/>
              <w:rPr>
                <w:del w:id="295" w:author="Natasha Pegler" w:date="2022-10-23T19:42:00Z"/>
                <w:rFonts w:ascii="Arial" w:hAnsi="Arial" w:cs="Arial"/>
                <w:color w:val="404040" w:themeColor="text1" w:themeTint="BF"/>
                <w:sz w:val="20"/>
                <w:szCs w:val="24"/>
              </w:rPr>
            </w:pPr>
          </w:p>
        </w:tc>
        <w:tc>
          <w:tcPr>
            <w:tcW w:w="1182" w:type="pct"/>
          </w:tcPr>
          <w:p w14:paraId="6A4B42DC" w14:textId="0FFD9EC4" w:rsidR="004555E4" w:rsidDel="00680EE6" w:rsidRDefault="004555E4">
            <w:pPr>
              <w:spacing w:after="0"/>
              <w:rPr>
                <w:del w:id="296" w:author="Natasha Pegler" w:date="2022-10-23T19:42:00Z"/>
                <w:rFonts w:ascii="Arial" w:hAnsi="Arial" w:cs="Arial"/>
                <w:color w:val="404040" w:themeColor="text1" w:themeTint="BF"/>
                <w:sz w:val="20"/>
                <w:szCs w:val="24"/>
              </w:rPr>
            </w:pPr>
          </w:p>
        </w:tc>
        <w:tc>
          <w:tcPr>
            <w:tcW w:w="1750" w:type="pct"/>
          </w:tcPr>
          <w:p w14:paraId="6450DEF1" w14:textId="0FC0866E" w:rsidR="004555E4" w:rsidDel="00680EE6" w:rsidRDefault="004555E4">
            <w:pPr>
              <w:spacing w:after="0"/>
              <w:rPr>
                <w:del w:id="297" w:author="Natasha Pegler" w:date="2022-10-23T19:42:00Z"/>
                <w:rFonts w:ascii="Arial" w:hAnsi="Arial" w:cs="Arial"/>
                <w:color w:val="404040" w:themeColor="text1" w:themeTint="BF"/>
                <w:sz w:val="20"/>
                <w:szCs w:val="24"/>
              </w:rPr>
            </w:pPr>
          </w:p>
        </w:tc>
        <w:tc>
          <w:tcPr>
            <w:tcW w:w="1750" w:type="pct"/>
          </w:tcPr>
          <w:p w14:paraId="0D85A868" w14:textId="67F1F526" w:rsidR="004555E4" w:rsidDel="00680EE6" w:rsidRDefault="004555E4">
            <w:pPr>
              <w:spacing w:after="0"/>
              <w:rPr>
                <w:del w:id="298" w:author="Natasha Pegler" w:date="2022-10-23T19:42:00Z"/>
                <w:rFonts w:ascii="Arial" w:hAnsi="Arial" w:cs="Arial"/>
                <w:color w:val="404040" w:themeColor="text1" w:themeTint="BF"/>
                <w:sz w:val="20"/>
                <w:szCs w:val="24"/>
              </w:rPr>
            </w:pPr>
          </w:p>
        </w:tc>
      </w:tr>
    </w:tbl>
    <w:p w14:paraId="4CFAC251" w14:textId="6A10A6E5" w:rsidR="004555E4" w:rsidDel="00680EE6" w:rsidRDefault="00680EE6">
      <w:pPr>
        <w:pStyle w:val="Heading4"/>
        <w:rPr>
          <w:del w:id="299" w:author="Natasha Pegler" w:date="2022-10-23T19:42:00Z"/>
          <w:rFonts w:ascii="Arial" w:hAnsi="Arial" w:cs="Arial"/>
          <w:color w:val="595959" w:themeColor="text1" w:themeTint="A6"/>
          <w:sz w:val="24"/>
          <w:szCs w:val="24"/>
        </w:rPr>
      </w:pPr>
      <w:del w:id="300" w:author="Natasha Pegler" w:date="2022-10-23T19:42:00Z">
        <w:r w:rsidDel="00680EE6">
          <w:rPr>
            <w:rFonts w:ascii="Arial" w:hAnsi="Arial" w:cs="Arial"/>
            <w:color w:val="595959" w:themeColor="text1" w:themeTint="A6"/>
            <w:sz w:val="24"/>
            <w:szCs w:val="24"/>
          </w:rPr>
          <w:delText>Level 4 heading goes here</w:delText>
        </w:r>
      </w:del>
    </w:p>
    <w:p w14:paraId="4AFD7C5C" w14:textId="5004A4C1" w:rsidR="004555E4" w:rsidDel="00680EE6" w:rsidRDefault="00680EE6">
      <w:pPr>
        <w:rPr>
          <w:del w:id="301" w:author="Natasha Pegler" w:date="2022-10-23T19:42:00Z"/>
          <w:rFonts w:ascii="Arial" w:hAnsi="Arial" w:cs="Arial"/>
          <w:color w:val="404040" w:themeColor="text1" w:themeTint="BF"/>
          <w:sz w:val="20"/>
          <w:szCs w:val="24"/>
        </w:rPr>
      </w:pPr>
      <w:del w:id="302" w:author="Natasha Pegler" w:date="2022-10-23T19:42:00Z">
        <w:r w:rsidDel="00680EE6">
          <w:rPr>
            <w:rFonts w:ascii="Arial" w:hAnsi="Arial" w:cs="Arial"/>
            <w:color w:val="404040" w:themeColor="text1" w:themeTint="BF"/>
            <w:sz w:val="20"/>
            <w:szCs w:val="24"/>
          </w:rPr>
          <w:delText>On the Insert tab, the galleries include items that are designed to coordinate with the overall look of your document. You can use these galleries to insert tables, headers, footers, lists, cover pages, and other document building blocks. When you create p</w:delText>
        </w:r>
        <w:r w:rsidDel="00680EE6">
          <w:rPr>
            <w:rFonts w:ascii="Arial" w:hAnsi="Arial" w:cs="Arial"/>
            <w:color w:val="404040" w:themeColor="text1" w:themeTint="BF"/>
            <w:sz w:val="20"/>
            <w:szCs w:val="24"/>
          </w:rPr>
          <w:delText>ictures, charts, or diagrams, they also coordinate with your current document look.</w:delText>
        </w:r>
      </w:del>
    </w:p>
    <w:p w14:paraId="7998B494" w14:textId="77777777" w:rsidR="004555E4" w:rsidRDefault="004555E4" w:rsidP="00680EE6">
      <w:pPr>
        <w:rPr>
          <w:color w:val="404040" w:themeColor="text1" w:themeTint="BF"/>
        </w:rPr>
      </w:pPr>
    </w:p>
    <w:sectPr w:rsidR="004555E4">
      <w:headerReference w:type="default" r:id="rId23"/>
      <w:footerReference w:type="even" r:id="rId24"/>
      <w:footerReference w:type="default" r:id="rId25"/>
      <w:footerReference w:type="first" r:id="rId26"/>
      <w:pgSz w:w="12240" w:h="15840"/>
      <w:pgMar w:top="1152" w:right="1152" w:bottom="1152" w:left="1152"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3" w:author="Natasha Pegler" w:date="2022-10-23T19:42:00Z" w:initials="NP">
    <w:p w14:paraId="1E3B3CA8" w14:textId="46F75052" w:rsidR="00680EE6" w:rsidRDefault="00680EE6">
      <w:pPr>
        <w:pStyle w:val="CommentText"/>
        <w:rPr>
          <w:color w:val="404040" w:themeColor="text1" w:themeTint="BF"/>
        </w:rPr>
      </w:pPr>
      <w:r>
        <w:rPr>
          <w:rStyle w:val="CommentReference"/>
          <w:color w:val="404040" w:themeColor="text1" w:themeTint="BF"/>
        </w:rPr>
        <w:annotationRef/>
      </w:r>
      <w:r>
        <w:rPr>
          <w:color w:val="404040" w:themeColor="text1" w:themeTint="BF"/>
        </w:rPr>
        <w:t>I’d suggest adding more references (everything in the Resources channel on Discord, plus a few of the ones under the Responsible AI reading list – I made use of the Google and Microsoft ones</w:t>
      </w:r>
    </w:p>
  </w:comment>
  <w:comment w:id="234" w:author="Natasha Pegler" w:date="2022-10-23T19:45:00Z" w:initials="NP">
    <w:p w14:paraId="218C0665" w14:textId="13DE23A4" w:rsidR="00680EE6" w:rsidRDefault="00680EE6">
      <w:pPr>
        <w:pStyle w:val="CommentText"/>
        <w:rPr>
          <w:color w:val="404040" w:themeColor="text1" w:themeTint="BF"/>
        </w:rPr>
      </w:pPr>
      <w:r>
        <w:rPr>
          <w:rStyle w:val="CommentReference"/>
          <w:color w:val="404040" w:themeColor="text1" w:themeTint="BF"/>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3B3CA8" w15:done="0"/>
  <w15:commentEx w15:paraId="218C0665" w15:paraIdParent="1E3B3C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017BD" w16cex:dateUtc="2022-10-23T08:42:00Z"/>
  <w16cex:commentExtensible w16cex:durableId="27001867" w16cex:dateUtc="2022-10-23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3B3CA8" w16cid:durableId="270017BD"/>
  <w16cid:commentId w16cid:paraId="218C0665" w16cid:durableId="27001867"/>
</w16cid:commentsIds>
</file>

<file path=word/customizations.xml><?xml version="1.0" encoding="utf-8"?>
<wne:tcg xmlns:r="http://schemas.openxmlformats.org/officeDocument/2006/relationships" xmlns:wne="http://schemas.microsoft.com/office/word/2006/wordml">
  <wne:keymaps>
    <wne:keymap wne:kcmPrimary="0432">
      <wne:acd wne:acdName="acd0"/>
    </wne:keymap>
    <wne:keymap wne:kcmPrimary="0433">
      <wne:acd wne:acdName="acd1"/>
    </wne:keymap>
    <wne:keymap wne:kcmPrimary="0434">
      <wne:acd wne:acdName="acd2"/>
    </wne:keymap>
    <wne:keymap wne:kcmPrimary="0442">
      <wne:acd wne:acdName="acd3"/>
    </wne:keymap>
    <wne:keymap wne:kcmPrimary="044C">
      <wne:acd wne:acdName="acd4"/>
    </wne:keymap>
    <wne:keymap wne:kcmPrimary="044E">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IA" wne:acdName="acd0" wne:fciIndexBasedOn="0065"/>
    <wne:acd wne:argValue="AQAAAAMA" wne:acdName="acd1" wne:fciIndexBasedOn="0065"/>
    <wne:acd wne:argValue="AQAAAAQA" wne:acdName="acd2" wne:fciIndexBasedOn="0065"/>
    <wne:acd wne:argValue="AQAAAAAA" wne:acdName="acd3" wne:fciIndexBasedOn="0065"/>
    <wne:acd wne:argValue="AgBCAHUAbABsAGUAdAAgAEwAaQBzAHQAaQBuAGcA" wne:acdName="acd4" wne:fciIndexBasedOn="0065"/>
    <wne:acd wne:argValue="AgBOAHUAbQBiAGUAcgAgAEwAaQBzAHQAaQBuAGc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3EAA2" w14:textId="77777777" w:rsidR="004555E4" w:rsidRDefault="00680EE6">
      <w:pPr>
        <w:spacing w:line="240" w:lineRule="auto"/>
        <w:rPr>
          <w:color w:val="404040" w:themeColor="text1" w:themeTint="BF"/>
        </w:rPr>
      </w:pPr>
      <w:r>
        <w:rPr>
          <w:color w:val="404040" w:themeColor="text1" w:themeTint="BF"/>
        </w:rPr>
        <w:separator/>
      </w:r>
    </w:p>
  </w:endnote>
  <w:endnote w:type="continuationSeparator" w:id="0">
    <w:p w14:paraId="497871A8" w14:textId="77777777" w:rsidR="004555E4" w:rsidRDefault="00680EE6">
      <w:pPr>
        <w:spacing w:line="240" w:lineRule="auto"/>
        <w:rPr>
          <w:color w:val="404040" w:themeColor="text1" w:themeTint="BF"/>
        </w:rPr>
      </w:pPr>
      <w:r>
        <w:rPr>
          <w:color w:val="404040" w:themeColor="text1" w:themeTint="BF"/>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6F5E7" w14:textId="77777777" w:rsidR="004555E4" w:rsidRDefault="004555E4">
    <w:pPr>
      <w:pStyle w:val="Footer"/>
      <w:jc w:val="center"/>
      <w:rPr>
        <w:rFonts w:ascii="Book Antiqua" w:hAnsi="Book Antiqua"/>
        <w:color w:val="404040" w:themeColor="text1" w:themeTint="BF"/>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F8EA9" w14:textId="77777777" w:rsidR="004555E4" w:rsidRDefault="004555E4">
    <w:pPr>
      <w:pStyle w:val="Footer"/>
      <w:rPr>
        <w:color w:val="404040" w:themeColor="text1" w:themeTint="BF"/>
      </w:rPr>
    </w:pPr>
  </w:p>
  <w:p w14:paraId="7E80B0F3" w14:textId="77777777" w:rsidR="004555E4" w:rsidRDefault="004555E4">
    <w:pPr>
      <w:pStyle w:val="Footer"/>
      <w:rPr>
        <w:color w:val="404040" w:themeColor="text1" w:themeTint="BF"/>
      </w:rPr>
    </w:pPr>
  </w:p>
  <w:p w14:paraId="2A114607" w14:textId="77777777" w:rsidR="004555E4" w:rsidRDefault="004555E4">
    <w:pPr>
      <w:pStyle w:val="Footer"/>
      <w:rPr>
        <w:color w:val="404040" w:themeColor="text1" w:themeTint="BF"/>
      </w:rPr>
    </w:pPr>
  </w:p>
  <w:p w14:paraId="73B835CF" w14:textId="77777777" w:rsidR="004555E4" w:rsidRDefault="004555E4">
    <w:pPr>
      <w:pStyle w:val="Footer"/>
      <w:rPr>
        <w:color w:val="404040" w:themeColor="text1" w:themeTint="BF"/>
      </w:rPr>
    </w:pPr>
  </w:p>
  <w:p w14:paraId="7CF53A09" w14:textId="77777777" w:rsidR="004555E4" w:rsidRDefault="00680EE6">
    <w:pPr>
      <w:pStyle w:val="Footer"/>
      <w:rPr>
        <w:color w:val="404040" w:themeColor="text1" w:themeTint="BF"/>
      </w:rPr>
    </w:pPr>
    <w:r>
      <w:rPr>
        <w:noProof/>
        <w:color w:val="404040" w:themeColor="text1" w:themeTint="BF"/>
      </w:rPr>
      <mc:AlternateContent>
        <mc:Choice Requires="wps">
          <w:drawing>
            <wp:anchor distT="0" distB="0" distL="114300" distR="114300" simplePos="0" relativeHeight="251660288" behindDoc="1" locked="0" layoutInCell="0" allowOverlap="1" wp14:anchorId="0CEAC81A" wp14:editId="260B3DED">
              <wp:simplePos x="0" y="0"/>
              <wp:positionH relativeFrom="page">
                <wp:posOffset>-137160</wp:posOffset>
              </wp:positionH>
              <wp:positionV relativeFrom="page">
                <wp:posOffset>9253855</wp:posOffset>
              </wp:positionV>
              <wp:extent cx="2953385" cy="429895"/>
              <wp:effectExtent l="0" t="0" r="0" b="8890"/>
              <wp:wrapNone/>
              <wp:docPr id="2" name="Rectangle 2"/>
              <wp:cNvGraphicFramePr/>
              <a:graphic xmlns:a="http://schemas.openxmlformats.org/drawingml/2006/main">
                <a:graphicData uri="http://schemas.microsoft.com/office/word/2010/wordprocessingShape">
                  <wps:wsp>
                    <wps:cNvSpPr/>
                    <wps:spPr>
                      <a:xfrm>
                        <a:off x="0" y="0"/>
                        <a:ext cx="2953512" cy="429768"/>
                      </a:xfrm>
                      <a:custGeom>
                        <a:avLst/>
                        <a:gdLst>
                          <a:gd name="connsiteX0" fmla="*/ 0 w 3566152"/>
                          <a:gd name="connsiteY0" fmla="*/ 0 h 514350"/>
                          <a:gd name="connsiteX1" fmla="*/ 3079750 w 3566152"/>
                          <a:gd name="connsiteY1" fmla="*/ 0 h 514350"/>
                          <a:gd name="connsiteX2" fmla="*/ 3566152 w 3566152"/>
                          <a:gd name="connsiteY2" fmla="*/ 514350 h 514350"/>
                          <a:gd name="connsiteX3" fmla="*/ 0 w 3566152"/>
                          <a:gd name="connsiteY3" fmla="*/ 514350 h 514350"/>
                          <a:gd name="connsiteX4" fmla="*/ 0 w 3566152"/>
                          <a:gd name="connsiteY4" fmla="*/ 0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66152" h="514350">
                            <a:moveTo>
                              <a:pt x="0" y="0"/>
                            </a:moveTo>
                            <a:lnTo>
                              <a:pt x="3079750" y="0"/>
                            </a:lnTo>
                            <a:lnTo>
                              <a:pt x="3566152" y="514350"/>
                            </a:lnTo>
                            <a:lnTo>
                              <a:pt x="0" y="514350"/>
                            </a:lnTo>
                            <a:lnTo>
                              <a:pt x="0" y="0"/>
                            </a:lnTo>
                            <a:close/>
                          </a:path>
                        </a:pathLst>
                      </a:custGeom>
                      <a:solidFill>
                        <a:srgbClr val="36AEC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Rectangle 2" o:spid="_x0000_s1026" o:spt="100" style="position:absolute;left:0pt;margin-left:-10.8pt;margin-top:728.65pt;height:33.85pt;width:232.55pt;mso-position-horizontal-relative:page;mso-position-vertical-relative:page;z-index:-251656192;v-text-anchor:middle;mso-width-relative:page;mso-height-relative:page;" fillcolor="#36AEC7" filled="t" stroked="f" coordsize="3566152,514350" o:allowincell="f" o:gfxdata="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" path="m0,0l3079750,0,3566152,514350,0,514350,0,0xe">
              <v:path o:connectlocs="0,0;2550670,0;2953512,429768;0,429768;0,0" o:connectangles="0,0,0,0,0"/>
              <v:fill on="t" focussize="0,0"/>
              <v:stroke on="f" weight="2pt"/>
              <v:imagedata o:title=""/>
              <o:lock v:ext="edit" aspectratio="f"/>
            </v:shape>
          </w:pict>
        </mc:Fallback>
      </mc:AlternateContent>
    </w:r>
  </w:p>
  <w:tbl>
    <w:tblPr>
      <w:tblStyle w:val="TableGrid"/>
      <w:tblW w:w="5000" w:type="pc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5"/>
      <w:gridCol w:w="6131"/>
    </w:tblGrid>
    <w:tr w:rsidR="004555E4" w14:paraId="7D3D15CE" w14:textId="77777777">
      <w:tc>
        <w:tcPr>
          <w:tcW w:w="1915" w:type="pct"/>
          <w:vAlign w:val="center"/>
        </w:tcPr>
        <w:p w14:paraId="66C06494" w14:textId="77777777" w:rsidR="004555E4" w:rsidRDefault="00680EE6">
          <w:pPr>
            <w:pStyle w:val="Footer"/>
            <w:rPr>
              <w:color w:val="404040" w:themeColor="text1" w:themeTint="BF"/>
              <w:spacing w:val="40"/>
              <w:sz w:val="18"/>
              <w:szCs w:val="24"/>
            </w:rPr>
          </w:pPr>
          <w:r>
            <w:rPr>
              <w:color w:val="FFFFFF" w:themeColor="background1"/>
              <w:spacing w:val="40"/>
              <w:sz w:val="18"/>
              <w:szCs w:val="24"/>
            </w:rPr>
            <w:t>Responsible Innovation</w:t>
          </w:r>
        </w:p>
      </w:tc>
      <w:tc>
        <w:tcPr>
          <w:tcW w:w="3085" w:type="pct"/>
          <w:vAlign w:val="center"/>
        </w:tcPr>
        <w:p w14:paraId="7DDF5E99" w14:textId="77777777" w:rsidR="004555E4" w:rsidRDefault="00680EE6">
          <w:pPr>
            <w:pStyle w:val="Footer"/>
            <w:jc w:val="right"/>
            <w:rPr>
              <w:color w:val="404040" w:themeColor="text1" w:themeTint="BF"/>
            </w:rPr>
          </w:pPr>
          <w:r>
            <w:rPr>
              <w:color w:val="404040" w:themeColor="text1" w:themeTint="BF"/>
            </w:rPr>
            <w:t xml:space="preserve">Australian National University © 2021 | Page </w:t>
          </w:r>
          <w:r>
            <w:rPr>
              <w:color w:val="404040" w:themeColor="text1" w:themeTint="BF"/>
            </w:rPr>
            <w:fldChar w:fldCharType="begin"/>
          </w:r>
          <w:r>
            <w:rPr>
              <w:color w:val="404040" w:themeColor="text1" w:themeTint="BF"/>
            </w:rPr>
            <w:instrText xml:space="preserve"> PAGE   \* MERGEFORMAT </w:instrText>
          </w:r>
          <w:r>
            <w:rPr>
              <w:color w:val="404040" w:themeColor="text1" w:themeTint="BF"/>
            </w:rPr>
            <w:fldChar w:fldCharType="separate"/>
          </w:r>
          <w:r>
            <w:rPr>
              <w:color w:val="404040" w:themeColor="text1" w:themeTint="BF"/>
            </w:rPr>
            <w:t>2</w:t>
          </w:r>
          <w:r>
            <w:rPr>
              <w:color w:val="404040" w:themeColor="text1" w:themeTint="BF"/>
            </w:rPr>
            <w:fldChar w:fldCharType="end"/>
          </w:r>
        </w:p>
      </w:tc>
    </w:tr>
  </w:tbl>
  <w:p w14:paraId="2B7A745A" w14:textId="77777777" w:rsidR="004555E4" w:rsidRDefault="004555E4">
    <w:pPr>
      <w:pStyle w:val="Footer"/>
      <w:rPr>
        <w:color w:val="404040" w:themeColor="text1" w:themeTint="BF"/>
        <w:sz w:val="8"/>
        <w:szCs w:val="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ACFA6" w14:textId="77777777" w:rsidR="004555E4" w:rsidRDefault="00680EE6">
    <w:pPr>
      <w:pStyle w:val="Footer"/>
      <w:jc w:val="center"/>
      <w:rPr>
        <w:rFonts w:ascii="Book Antiqua" w:hAnsi="Book Antiqua"/>
        <w:color w:val="404040" w:themeColor="text1" w:themeTint="BF"/>
        <w:sz w:val="18"/>
        <w:lang w:eastAsia="zh-CN"/>
      </w:rPr>
    </w:pPr>
    <w:r>
      <w:rPr>
        <w:rFonts w:ascii="Book Antiqua" w:hAnsi="Book Antiqua" w:hint="eastAsia"/>
        <w:color w:val="404040" w:themeColor="text1" w:themeTint="BF"/>
        <w:sz w:val="18"/>
        <w:lang w:eastAsia="zh-C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C8404" w14:textId="77777777" w:rsidR="004555E4" w:rsidRDefault="00680EE6">
      <w:pPr>
        <w:spacing w:after="0"/>
        <w:rPr>
          <w:color w:val="404040" w:themeColor="text1" w:themeTint="BF"/>
        </w:rPr>
      </w:pPr>
      <w:r>
        <w:rPr>
          <w:color w:val="404040" w:themeColor="text1" w:themeTint="BF"/>
        </w:rPr>
        <w:separator/>
      </w:r>
    </w:p>
  </w:footnote>
  <w:footnote w:type="continuationSeparator" w:id="0">
    <w:p w14:paraId="7D5C7C31" w14:textId="77777777" w:rsidR="004555E4" w:rsidRDefault="00680EE6">
      <w:pPr>
        <w:spacing w:after="0"/>
        <w:rPr>
          <w:color w:val="404040" w:themeColor="text1" w:themeTint="BF"/>
        </w:rPr>
      </w:pPr>
      <w:r>
        <w:rPr>
          <w:color w:val="404040" w:themeColor="text1" w:themeTint="BF"/>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36F62" w14:textId="77777777" w:rsidR="004555E4" w:rsidRDefault="00680EE6">
    <w:pPr>
      <w:pStyle w:val="Header"/>
      <w:jc w:val="center"/>
      <w:rPr>
        <w:color w:val="595959" w:themeColor="text1" w:themeTint="A6"/>
      </w:rPr>
    </w:pPr>
    <w:r>
      <w:rPr>
        <w:color w:val="595959" w:themeColor="text1" w:themeTint="A6"/>
      </w:rPr>
      <w:t xml:space="preserve">White Paper | Privacy and Voice Screening  </w:t>
    </w:r>
  </w:p>
  <w:p w14:paraId="00F4BACD" w14:textId="77777777" w:rsidR="004555E4" w:rsidRDefault="004555E4">
    <w:pPr>
      <w:pStyle w:val="Header"/>
      <w:jc w:val="center"/>
      <w:rPr>
        <w:color w:val="404040" w:themeColor="text1" w:themeTint="BF"/>
      </w:rPr>
    </w:pPr>
  </w:p>
  <w:p w14:paraId="47AF06CA" w14:textId="77777777" w:rsidR="004555E4" w:rsidRDefault="004555E4">
    <w:pPr>
      <w:pStyle w:val="Header"/>
      <w:jc w:val="center"/>
      <w:rPr>
        <w:color w:val="404040" w:themeColor="text1" w:themeTint="BF"/>
      </w:rPr>
    </w:pPr>
  </w:p>
  <w:p w14:paraId="20A455B1" w14:textId="77777777" w:rsidR="004555E4" w:rsidRDefault="004555E4">
    <w:pPr>
      <w:pStyle w:val="Header"/>
      <w:jc w:val="center"/>
      <w:rPr>
        <w:color w:val="404040" w:themeColor="text1" w:themeTint="BF"/>
      </w:rPr>
    </w:pPr>
  </w:p>
  <w:p w14:paraId="5B78323A" w14:textId="77777777" w:rsidR="004555E4" w:rsidRDefault="004555E4">
    <w:pPr>
      <w:pStyle w:val="Header"/>
      <w:jc w:val="center"/>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E80FD80"/>
    <w:multiLevelType w:val="singleLevel"/>
    <w:tmpl w:val="EE80FD80"/>
    <w:lvl w:ilvl="0">
      <w:start w:val="1"/>
      <w:numFmt w:val="decimal"/>
      <w:suff w:val="space"/>
      <w:lvlText w:val="[%1]"/>
      <w:lvlJc w:val="left"/>
    </w:lvl>
  </w:abstractNum>
  <w:abstractNum w:abstractNumId="1" w15:restartNumberingAfterBreak="0">
    <w:nsid w:val="1BB63A37"/>
    <w:multiLevelType w:val="multilevel"/>
    <w:tmpl w:val="1BB63A37"/>
    <w:lvl w:ilvl="0">
      <w:start w:val="1"/>
      <w:numFmt w:val="bullet"/>
      <w:pStyle w:val="BulletListing"/>
      <w:lvlText w:val=""/>
      <w:lvlJc w:val="left"/>
      <w:pPr>
        <w:ind w:left="720" w:hanging="360"/>
      </w:pPr>
      <w:rPr>
        <w:rFonts w:ascii="Wingdings 3" w:hAnsi="Wingdings 3" w:hint="default"/>
        <w:color w:val="FF9009"/>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7F35DE2"/>
    <w:multiLevelType w:val="multilevel"/>
    <w:tmpl w:val="57F35DE2"/>
    <w:lvl w:ilvl="0">
      <w:start w:val="1"/>
      <w:numFmt w:val="decimal"/>
      <w:pStyle w:val="NumberListing"/>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80090265">
    <w:abstractNumId w:val="1"/>
  </w:num>
  <w:num w:numId="2" w16cid:durableId="133257702">
    <w:abstractNumId w:val="2"/>
  </w:num>
  <w:num w:numId="3" w16cid:durableId="80434945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sha Pegler">
    <w15:presenceInfo w15:providerId="None" w15:userId="Natasha Peg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ZjZTk5OTRlNjcxNTM3OGU1NjU2OWVjZTMwOWU2MDEifQ=="/>
  </w:docVars>
  <w:rsids>
    <w:rsidRoot w:val="00324D1C"/>
    <w:rsid w:val="00000C7C"/>
    <w:rsid w:val="00003D4E"/>
    <w:rsid w:val="000055D5"/>
    <w:rsid w:val="000059DB"/>
    <w:rsid w:val="00010362"/>
    <w:rsid w:val="00010438"/>
    <w:rsid w:val="00015874"/>
    <w:rsid w:val="0001679E"/>
    <w:rsid w:val="00021EF8"/>
    <w:rsid w:val="0002212E"/>
    <w:rsid w:val="00024ECA"/>
    <w:rsid w:val="00031CEB"/>
    <w:rsid w:val="000320B1"/>
    <w:rsid w:val="0003213E"/>
    <w:rsid w:val="00032D0A"/>
    <w:rsid w:val="00033AD1"/>
    <w:rsid w:val="00041282"/>
    <w:rsid w:val="00042E8F"/>
    <w:rsid w:val="00042F7F"/>
    <w:rsid w:val="0004609F"/>
    <w:rsid w:val="000465FF"/>
    <w:rsid w:val="000467B4"/>
    <w:rsid w:val="00046E9B"/>
    <w:rsid w:val="00047324"/>
    <w:rsid w:val="00050502"/>
    <w:rsid w:val="00055C53"/>
    <w:rsid w:val="00056838"/>
    <w:rsid w:val="00056EDA"/>
    <w:rsid w:val="00062815"/>
    <w:rsid w:val="00065085"/>
    <w:rsid w:val="0006669C"/>
    <w:rsid w:val="000676A5"/>
    <w:rsid w:val="0007267A"/>
    <w:rsid w:val="000727FC"/>
    <w:rsid w:val="00073F43"/>
    <w:rsid w:val="000748F5"/>
    <w:rsid w:val="000754DC"/>
    <w:rsid w:val="000759C7"/>
    <w:rsid w:val="00076003"/>
    <w:rsid w:val="00076354"/>
    <w:rsid w:val="00077B4A"/>
    <w:rsid w:val="000819F6"/>
    <w:rsid w:val="00082356"/>
    <w:rsid w:val="00082FDE"/>
    <w:rsid w:val="000971F4"/>
    <w:rsid w:val="000A0862"/>
    <w:rsid w:val="000A2962"/>
    <w:rsid w:val="000A2E4F"/>
    <w:rsid w:val="000A3339"/>
    <w:rsid w:val="000A536E"/>
    <w:rsid w:val="000B057C"/>
    <w:rsid w:val="000B2504"/>
    <w:rsid w:val="000B30B6"/>
    <w:rsid w:val="000B76AE"/>
    <w:rsid w:val="000B76DA"/>
    <w:rsid w:val="000C1B1E"/>
    <w:rsid w:val="000C1E54"/>
    <w:rsid w:val="000D4577"/>
    <w:rsid w:val="000E37C2"/>
    <w:rsid w:val="000E57F4"/>
    <w:rsid w:val="000E7731"/>
    <w:rsid w:val="001042E4"/>
    <w:rsid w:val="00105462"/>
    <w:rsid w:val="001112D3"/>
    <w:rsid w:val="00113041"/>
    <w:rsid w:val="001134B5"/>
    <w:rsid w:val="00121C6E"/>
    <w:rsid w:val="00122173"/>
    <w:rsid w:val="001234BD"/>
    <w:rsid w:val="0012578D"/>
    <w:rsid w:val="00130BBC"/>
    <w:rsid w:val="00131246"/>
    <w:rsid w:val="00132EF0"/>
    <w:rsid w:val="001348DD"/>
    <w:rsid w:val="001402AB"/>
    <w:rsid w:val="001403D8"/>
    <w:rsid w:val="001466BC"/>
    <w:rsid w:val="00153678"/>
    <w:rsid w:val="00161371"/>
    <w:rsid w:val="00165069"/>
    <w:rsid w:val="00165181"/>
    <w:rsid w:val="00166825"/>
    <w:rsid w:val="001678B3"/>
    <w:rsid w:val="00170929"/>
    <w:rsid w:val="00175AB3"/>
    <w:rsid w:val="00176C12"/>
    <w:rsid w:val="001777F1"/>
    <w:rsid w:val="00177842"/>
    <w:rsid w:val="0018146D"/>
    <w:rsid w:val="00182C42"/>
    <w:rsid w:val="001832B0"/>
    <w:rsid w:val="001857E7"/>
    <w:rsid w:val="001871E5"/>
    <w:rsid w:val="001874AC"/>
    <w:rsid w:val="001905FD"/>
    <w:rsid w:val="001A1D41"/>
    <w:rsid w:val="001A44E5"/>
    <w:rsid w:val="001B1CB6"/>
    <w:rsid w:val="001B4823"/>
    <w:rsid w:val="001B6CFE"/>
    <w:rsid w:val="001C0899"/>
    <w:rsid w:val="001C2442"/>
    <w:rsid w:val="001C2DF9"/>
    <w:rsid w:val="001C42D7"/>
    <w:rsid w:val="001D116E"/>
    <w:rsid w:val="001D31FB"/>
    <w:rsid w:val="001D4574"/>
    <w:rsid w:val="001D511B"/>
    <w:rsid w:val="001D7654"/>
    <w:rsid w:val="001E097A"/>
    <w:rsid w:val="001E1115"/>
    <w:rsid w:val="001E503A"/>
    <w:rsid w:val="001E5830"/>
    <w:rsid w:val="001E775E"/>
    <w:rsid w:val="001F6DBC"/>
    <w:rsid w:val="0020327C"/>
    <w:rsid w:val="00205774"/>
    <w:rsid w:val="00206214"/>
    <w:rsid w:val="0021681C"/>
    <w:rsid w:val="00216947"/>
    <w:rsid w:val="0021752E"/>
    <w:rsid w:val="002243D1"/>
    <w:rsid w:val="002358C5"/>
    <w:rsid w:val="00236D66"/>
    <w:rsid w:val="00241B29"/>
    <w:rsid w:val="00243FEF"/>
    <w:rsid w:val="002446D0"/>
    <w:rsid w:val="00244A4B"/>
    <w:rsid w:val="00246BFF"/>
    <w:rsid w:val="0025021C"/>
    <w:rsid w:val="00252049"/>
    <w:rsid w:val="00253ABF"/>
    <w:rsid w:val="00253B30"/>
    <w:rsid w:val="00256437"/>
    <w:rsid w:val="00262D47"/>
    <w:rsid w:val="002648C3"/>
    <w:rsid w:val="0026656B"/>
    <w:rsid w:val="00266D3D"/>
    <w:rsid w:val="00270DCD"/>
    <w:rsid w:val="0027105A"/>
    <w:rsid w:val="00271F97"/>
    <w:rsid w:val="002723E1"/>
    <w:rsid w:val="00276263"/>
    <w:rsid w:val="00284F7B"/>
    <w:rsid w:val="00286AF3"/>
    <w:rsid w:val="0029545B"/>
    <w:rsid w:val="00295A19"/>
    <w:rsid w:val="00296847"/>
    <w:rsid w:val="002B0711"/>
    <w:rsid w:val="002B3687"/>
    <w:rsid w:val="002B4AF9"/>
    <w:rsid w:val="002B7ABB"/>
    <w:rsid w:val="002C0873"/>
    <w:rsid w:val="002C0B70"/>
    <w:rsid w:val="002C0D8F"/>
    <w:rsid w:val="002C4AC3"/>
    <w:rsid w:val="002C53CE"/>
    <w:rsid w:val="002C59E3"/>
    <w:rsid w:val="002D4815"/>
    <w:rsid w:val="002E6D79"/>
    <w:rsid w:val="002E6F13"/>
    <w:rsid w:val="002F0464"/>
    <w:rsid w:val="002F205F"/>
    <w:rsid w:val="002F2A04"/>
    <w:rsid w:val="002F3672"/>
    <w:rsid w:val="002F4E08"/>
    <w:rsid w:val="002F51F8"/>
    <w:rsid w:val="002F6D3C"/>
    <w:rsid w:val="002F7849"/>
    <w:rsid w:val="002F7CA7"/>
    <w:rsid w:val="0030159B"/>
    <w:rsid w:val="00304FE0"/>
    <w:rsid w:val="00305DEE"/>
    <w:rsid w:val="00310FC5"/>
    <w:rsid w:val="00311E60"/>
    <w:rsid w:val="00312569"/>
    <w:rsid w:val="00312CAB"/>
    <w:rsid w:val="00315523"/>
    <w:rsid w:val="00323830"/>
    <w:rsid w:val="00323C76"/>
    <w:rsid w:val="00324D1C"/>
    <w:rsid w:val="00324F34"/>
    <w:rsid w:val="00327DAB"/>
    <w:rsid w:val="003321BC"/>
    <w:rsid w:val="00332BC7"/>
    <w:rsid w:val="00341F5E"/>
    <w:rsid w:val="00343219"/>
    <w:rsid w:val="00345B77"/>
    <w:rsid w:val="00353570"/>
    <w:rsid w:val="00354024"/>
    <w:rsid w:val="00355A3F"/>
    <w:rsid w:val="00356000"/>
    <w:rsid w:val="003560ED"/>
    <w:rsid w:val="00356F3D"/>
    <w:rsid w:val="00365F3E"/>
    <w:rsid w:val="00367783"/>
    <w:rsid w:val="00374F73"/>
    <w:rsid w:val="003751DA"/>
    <w:rsid w:val="00376767"/>
    <w:rsid w:val="0037732E"/>
    <w:rsid w:val="003817B1"/>
    <w:rsid w:val="00383C14"/>
    <w:rsid w:val="00385C87"/>
    <w:rsid w:val="003863E0"/>
    <w:rsid w:val="003918CA"/>
    <w:rsid w:val="00392A2E"/>
    <w:rsid w:val="00396BEE"/>
    <w:rsid w:val="003A15C6"/>
    <w:rsid w:val="003B1444"/>
    <w:rsid w:val="003B6460"/>
    <w:rsid w:val="003B72E7"/>
    <w:rsid w:val="003B7EAE"/>
    <w:rsid w:val="003C0A64"/>
    <w:rsid w:val="003C1612"/>
    <w:rsid w:val="003C2D68"/>
    <w:rsid w:val="003C5B6F"/>
    <w:rsid w:val="003C7222"/>
    <w:rsid w:val="003D278F"/>
    <w:rsid w:val="003D5080"/>
    <w:rsid w:val="003E015D"/>
    <w:rsid w:val="003E3C3F"/>
    <w:rsid w:val="003F337D"/>
    <w:rsid w:val="003F39F1"/>
    <w:rsid w:val="003F52E4"/>
    <w:rsid w:val="003F5FD2"/>
    <w:rsid w:val="00403D7A"/>
    <w:rsid w:val="004113C3"/>
    <w:rsid w:val="00412455"/>
    <w:rsid w:val="00413F91"/>
    <w:rsid w:val="00414103"/>
    <w:rsid w:val="00431E5C"/>
    <w:rsid w:val="00432D67"/>
    <w:rsid w:val="00436E76"/>
    <w:rsid w:val="004451A7"/>
    <w:rsid w:val="00446761"/>
    <w:rsid w:val="0045252D"/>
    <w:rsid w:val="004555E4"/>
    <w:rsid w:val="004618F2"/>
    <w:rsid w:val="00471516"/>
    <w:rsid w:val="004763F9"/>
    <w:rsid w:val="00480504"/>
    <w:rsid w:val="00482DA1"/>
    <w:rsid w:val="00482F91"/>
    <w:rsid w:val="00485137"/>
    <w:rsid w:val="00487C7A"/>
    <w:rsid w:val="00491718"/>
    <w:rsid w:val="004932EF"/>
    <w:rsid w:val="00494D30"/>
    <w:rsid w:val="004972CD"/>
    <w:rsid w:val="004A3D3F"/>
    <w:rsid w:val="004A65B0"/>
    <w:rsid w:val="004B1619"/>
    <w:rsid w:val="004B4D38"/>
    <w:rsid w:val="004B7721"/>
    <w:rsid w:val="004C011A"/>
    <w:rsid w:val="004C387E"/>
    <w:rsid w:val="004C7950"/>
    <w:rsid w:val="004C7F53"/>
    <w:rsid w:val="004D3E11"/>
    <w:rsid w:val="004D43EB"/>
    <w:rsid w:val="004D4A55"/>
    <w:rsid w:val="004E1696"/>
    <w:rsid w:val="004F091D"/>
    <w:rsid w:val="004F0C53"/>
    <w:rsid w:val="004F4802"/>
    <w:rsid w:val="004F4EE4"/>
    <w:rsid w:val="004F6444"/>
    <w:rsid w:val="004F6F22"/>
    <w:rsid w:val="004F7F66"/>
    <w:rsid w:val="00507CE4"/>
    <w:rsid w:val="0051748D"/>
    <w:rsid w:val="00531F95"/>
    <w:rsid w:val="005362BC"/>
    <w:rsid w:val="00536C47"/>
    <w:rsid w:val="005433B3"/>
    <w:rsid w:val="00543E36"/>
    <w:rsid w:val="0054783C"/>
    <w:rsid w:val="00553EDF"/>
    <w:rsid w:val="00555294"/>
    <w:rsid w:val="0056027C"/>
    <w:rsid w:val="0056135D"/>
    <w:rsid w:val="00561E1A"/>
    <w:rsid w:val="0056486F"/>
    <w:rsid w:val="0056628F"/>
    <w:rsid w:val="00567010"/>
    <w:rsid w:val="0057025E"/>
    <w:rsid w:val="00573210"/>
    <w:rsid w:val="005811EE"/>
    <w:rsid w:val="00581A51"/>
    <w:rsid w:val="00584358"/>
    <w:rsid w:val="00586546"/>
    <w:rsid w:val="00591E4F"/>
    <w:rsid w:val="005927E8"/>
    <w:rsid w:val="005A7EF4"/>
    <w:rsid w:val="005B1A34"/>
    <w:rsid w:val="005B27A5"/>
    <w:rsid w:val="005B67AE"/>
    <w:rsid w:val="005C160A"/>
    <w:rsid w:val="005C2CC0"/>
    <w:rsid w:val="005D0C00"/>
    <w:rsid w:val="005D103E"/>
    <w:rsid w:val="005D13A9"/>
    <w:rsid w:val="005D4C96"/>
    <w:rsid w:val="005E0C02"/>
    <w:rsid w:val="005E49AC"/>
    <w:rsid w:val="005E7FA6"/>
    <w:rsid w:val="005F70A2"/>
    <w:rsid w:val="00602446"/>
    <w:rsid w:val="0060627E"/>
    <w:rsid w:val="0061029E"/>
    <w:rsid w:val="006126CC"/>
    <w:rsid w:val="006146A2"/>
    <w:rsid w:val="00617D3A"/>
    <w:rsid w:val="00621118"/>
    <w:rsid w:val="0062127D"/>
    <w:rsid w:val="0062193B"/>
    <w:rsid w:val="006237AE"/>
    <w:rsid w:val="006331C1"/>
    <w:rsid w:val="006332A3"/>
    <w:rsid w:val="00633972"/>
    <w:rsid w:val="00633AA0"/>
    <w:rsid w:val="00633EC4"/>
    <w:rsid w:val="00636540"/>
    <w:rsid w:val="00636E9C"/>
    <w:rsid w:val="006408E3"/>
    <w:rsid w:val="00645F0F"/>
    <w:rsid w:val="00653F3F"/>
    <w:rsid w:val="00656F94"/>
    <w:rsid w:val="006573DF"/>
    <w:rsid w:val="006619BF"/>
    <w:rsid w:val="00661EA4"/>
    <w:rsid w:val="00662A73"/>
    <w:rsid w:val="00673131"/>
    <w:rsid w:val="00680EE6"/>
    <w:rsid w:val="00682A3D"/>
    <w:rsid w:val="00690045"/>
    <w:rsid w:val="00692B12"/>
    <w:rsid w:val="006949A0"/>
    <w:rsid w:val="006A176E"/>
    <w:rsid w:val="006A17B8"/>
    <w:rsid w:val="006A25BB"/>
    <w:rsid w:val="006A34FA"/>
    <w:rsid w:val="006A3C55"/>
    <w:rsid w:val="006A5418"/>
    <w:rsid w:val="006A58AD"/>
    <w:rsid w:val="006A6910"/>
    <w:rsid w:val="006A79F6"/>
    <w:rsid w:val="006B0705"/>
    <w:rsid w:val="006B0BB9"/>
    <w:rsid w:val="006B6069"/>
    <w:rsid w:val="006B767B"/>
    <w:rsid w:val="006B7C7C"/>
    <w:rsid w:val="006C45BB"/>
    <w:rsid w:val="006C76A9"/>
    <w:rsid w:val="006C7D3F"/>
    <w:rsid w:val="006D0878"/>
    <w:rsid w:val="006D15FB"/>
    <w:rsid w:val="006D16CB"/>
    <w:rsid w:val="006D40C6"/>
    <w:rsid w:val="006D5170"/>
    <w:rsid w:val="006D613D"/>
    <w:rsid w:val="006D63D0"/>
    <w:rsid w:val="006D6DDB"/>
    <w:rsid w:val="006E02A0"/>
    <w:rsid w:val="006E2348"/>
    <w:rsid w:val="006E370D"/>
    <w:rsid w:val="006E7BEA"/>
    <w:rsid w:val="006F1A06"/>
    <w:rsid w:val="006F1E33"/>
    <w:rsid w:val="006F442C"/>
    <w:rsid w:val="00701473"/>
    <w:rsid w:val="00702F47"/>
    <w:rsid w:val="00703900"/>
    <w:rsid w:val="00704FF1"/>
    <w:rsid w:val="007057D9"/>
    <w:rsid w:val="00707389"/>
    <w:rsid w:val="007151C6"/>
    <w:rsid w:val="00717906"/>
    <w:rsid w:val="00721CAB"/>
    <w:rsid w:val="00724CC2"/>
    <w:rsid w:val="007266A8"/>
    <w:rsid w:val="00733BA2"/>
    <w:rsid w:val="00733E0C"/>
    <w:rsid w:val="00734A0C"/>
    <w:rsid w:val="00741D40"/>
    <w:rsid w:val="00743136"/>
    <w:rsid w:val="00743290"/>
    <w:rsid w:val="007441F2"/>
    <w:rsid w:val="00744426"/>
    <w:rsid w:val="007548A1"/>
    <w:rsid w:val="007554D9"/>
    <w:rsid w:val="007556B2"/>
    <w:rsid w:val="00757C19"/>
    <w:rsid w:val="00760BAF"/>
    <w:rsid w:val="00761E4F"/>
    <w:rsid w:val="00762BF2"/>
    <w:rsid w:val="00763F31"/>
    <w:rsid w:val="00764FD0"/>
    <w:rsid w:val="00765DB2"/>
    <w:rsid w:val="00770412"/>
    <w:rsid w:val="0077176A"/>
    <w:rsid w:val="00772894"/>
    <w:rsid w:val="00773725"/>
    <w:rsid w:val="00777302"/>
    <w:rsid w:val="007777D8"/>
    <w:rsid w:val="00777862"/>
    <w:rsid w:val="00777C07"/>
    <w:rsid w:val="00780578"/>
    <w:rsid w:val="00781AD1"/>
    <w:rsid w:val="00786A0D"/>
    <w:rsid w:val="00786F20"/>
    <w:rsid w:val="00786F77"/>
    <w:rsid w:val="00794EC5"/>
    <w:rsid w:val="00796FDB"/>
    <w:rsid w:val="007A35BA"/>
    <w:rsid w:val="007A5060"/>
    <w:rsid w:val="007A6435"/>
    <w:rsid w:val="007B3542"/>
    <w:rsid w:val="007C0853"/>
    <w:rsid w:val="007C0D8D"/>
    <w:rsid w:val="007C32DF"/>
    <w:rsid w:val="007D060D"/>
    <w:rsid w:val="007D30DF"/>
    <w:rsid w:val="007D6BF4"/>
    <w:rsid w:val="007D7849"/>
    <w:rsid w:val="007E11CA"/>
    <w:rsid w:val="007E41C1"/>
    <w:rsid w:val="007E60ED"/>
    <w:rsid w:val="007F0DC8"/>
    <w:rsid w:val="007F272B"/>
    <w:rsid w:val="007F47BA"/>
    <w:rsid w:val="007F6D6A"/>
    <w:rsid w:val="008009D3"/>
    <w:rsid w:val="00800AE4"/>
    <w:rsid w:val="00807372"/>
    <w:rsid w:val="00811936"/>
    <w:rsid w:val="00811DC0"/>
    <w:rsid w:val="00812CC2"/>
    <w:rsid w:val="00821578"/>
    <w:rsid w:val="00821B9E"/>
    <w:rsid w:val="00822DCF"/>
    <w:rsid w:val="00823BF8"/>
    <w:rsid w:val="00824103"/>
    <w:rsid w:val="00825EEF"/>
    <w:rsid w:val="00825F9C"/>
    <w:rsid w:val="008273F4"/>
    <w:rsid w:val="008341B5"/>
    <w:rsid w:val="00835CA4"/>
    <w:rsid w:val="0084138F"/>
    <w:rsid w:val="0084663B"/>
    <w:rsid w:val="008505CD"/>
    <w:rsid w:val="00852168"/>
    <w:rsid w:val="00853009"/>
    <w:rsid w:val="00853BA7"/>
    <w:rsid w:val="00855B94"/>
    <w:rsid w:val="00861779"/>
    <w:rsid w:val="00863EAE"/>
    <w:rsid w:val="008675F9"/>
    <w:rsid w:val="00870C1E"/>
    <w:rsid w:val="00872BE2"/>
    <w:rsid w:val="00874059"/>
    <w:rsid w:val="0087416A"/>
    <w:rsid w:val="0087496F"/>
    <w:rsid w:val="008763F2"/>
    <w:rsid w:val="00881255"/>
    <w:rsid w:val="00884E4D"/>
    <w:rsid w:val="00886B31"/>
    <w:rsid w:val="00887E9F"/>
    <w:rsid w:val="00895795"/>
    <w:rsid w:val="008A1E83"/>
    <w:rsid w:val="008A26B5"/>
    <w:rsid w:val="008A5E34"/>
    <w:rsid w:val="008B002D"/>
    <w:rsid w:val="008B020B"/>
    <w:rsid w:val="008B067C"/>
    <w:rsid w:val="008B1471"/>
    <w:rsid w:val="008B1894"/>
    <w:rsid w:val="008B4791"/>
    <w:rsid w:val="008B4BC5"/>
    <w:rsid w:val="008B60BD"/>
    <w:rsid w:val="008B66D0"/>
    <w:rsid w:val="008C66A4"/>
    <w:rsid w:val="008D14B7"/>
    <w:rsid w:val="008D20CA"/>
    <w:rsid w:val="008D2C4F"/>
    <w:rsid w:val="008D4537"/>
    <w:rsid w:val="008D4659"/>
    <w:rsid w:val="008D466A"/>
    <w:rsid w:val="008D5936"/>
    <w:rsid w:val="008E7167"/>
    <w:rsid w:val="008E7463"/>
    <w:rsid w:val="008E75CB"/>
    <w:rsid w:val="008E7B86"/>
    <w:rsid w:val="008F2478"/>
    <w:rsid w:val="008F2CFA"/>
    <w:rsid w:val="008F6AB9"/>
    <w:rsid w:val="008F7900"/>
    <w:rsid w:val="00903D26"/>
    <w:rsid w:val="00914099"/>
    <w:rsid w:val="00914F0D"/>
    <w:rsid w:val="009155DB"/>
    <w:rsid w:val="00915C18"/>
    <w:rsid w:val="009206CC"/>
    <w:rsid w:val="009250AC"/>
    <w:rsid w:val="00925C64"/>
    <w:rsid w:val="00926AF5"/>
    <w:rsid w:val="009276A6"/>
    <w:rsid w:val="009318FE"/>
    <w:rsid w:val="00934026"/>
    <w:rsid w:val="009375B4"/>
    <w:rsid w:val="0093784A"/>
    <w:rsid w:val="00941FAA"/>
    <w:rsid w:val="0094257B"/>
    <w:rsid w:val="009459A0"/>
    <w:rsid w:val="009570EE"/>
    <w:rsid w:val="0095779A"/>
    <w:rsid w:val="009607B2"/>
    <w:rsid w:val="00960DFD"/>
    <w:rsid w:val="00963C8E"/>
    <w:rsid w:val="00970CB8"/>
    <w:rsid w:val="00973580"/>
    <w:rsid w:val="009735AB"/>
    <w:rsid w:val="00973A8D"/>
    <w:rsid w:val="00981127"/>
    <w:rsid w:val="009815EB"/>
    <w:rsid w:val="00982734"/>
    <w:rsid w:val="0099529A"/>
    <w:rsid w:val="0099560A"/>
    <w:rsid w:val="009A5FFA"/>
    <w:rsid w:val="009A665D"/>
    <w:rsid w:val="009B0732"/>
    <w:rsid w:val="009B0E53"/>
    <w:rsid w:val="009B428C"/>
    <w:rsid w:val="009C4F3A"/>
    <w:rsid w:val="009C5CD0"/>
    <w:rsid w:val="009C6D32"/>
    <w:rsid w:val="009C7403"/>
    <w:rsid w:val="009D0735"/>
    <w:rsid w:val="009D1A62"/>
    <w:rsid w:val="009D5106"/>
    <w:rsid w:val="009D5333"/>
    <w:rsid w:val="009D60CD"/>
    <w:rsid w:val="009E200B"/>
    <w:rsid w:val="009E3515"/>
    <w:rsid w:val="009E63A0"/>
    <w:rsid w:val="009F0AB4"/>
    <w:rsid w:val="009F3D68"/>
    <w:rsid w:val="009F482D"/>
    <w:rsid w:val="009F7B4B"/>
    <w:rsid w:val="00A01F37"/>
    <w:rsid w:val="00A06740"/>
    <w:rsid w:val="00A1222C"/>
    <w:rsid w:val="00A131D0"/>
    <w:rsid w:val="00A17C23"/>
    <w:rsid w:val="00A2337E"/>
    <w:rsid w:val="00A27191"/>
    <w:rsid w:val="00A275F9"/>
    <w:rsid w:val="00A31A30"/>
    <w:rsid w:val="00A32EA6"/>
    <w:rsid w:val="00A331F9"/>
    <w:rsid w:val="00A3348F"/>
    <w:rsid w:val="00A41A3E"/>
    <w:rsid w:val="00A41C76"/>
    <w:rsid w:val="00A47A32"/>
    <w:rsid w:val="00A50C32"/>
    <w:rsid w:val="00A537B4"/>
    <w:rsid w:val="00A55071"/>
    <w:rsid w:val="00A55BC2"/>
    <w:rsid w:val="00A62DA8"/>
    <w:rsid w:val="00A67376"/>
    <w:rsid w:val="00A711DA"/>
    <w:rsid w:val="00A73A10"/>
    <w:rsid w:val="00A75210"/>
    <w:rsid w:val="00A75679"/>
    <w:rsid w:val="00A8292B"/>
    <w:rsid w:val="00A8308A"/>
    <w:rsid w:val="00A8449C"/>
    <w:rsid w:val="00A844C9"/>
    <w:rsid w:val="00A84B38"/>
    <w:rsid w:val="00A85E1E"/>
    <w:rsid w:val="00A91DE9"/>
    <w:rsid w:val="00A9396C"/>
    <w:rsid w:val="00A97F37"/>
    <w:rsid w:val="00AA0E62"/>
    <w:rsid w:val="00AA286D"/>
    <w:rsid w:val="00AA4947"/>
    <w:rsid w:val="00AA5647"/>
    <w:rsid w:val="00AB1608"/>
    <w:rsid w:val="00AB4C7E"/>
    <w:rsid w:val="00AB4D5B"/>
    <w:rsid w:val="00AB6E65"/>
    <w:rsid w:val="00AB76F3"/>
    <w:rsid w:val="00AC1A6C"/>
    <w:rsid w:val="00AC3F6B"/>
    <w:rsid w:val="00AC471B"/>
    <w:rsid w:val="00AC5A4F"/>
    <w:rsid w:val="00AC6165"/>
    <w:rsid w:val="00AC6815"/>
    <w:rsid w:val="00AD0604"/>
    <w:rsid w:val="00AD1018"/>
    <w:rsid w:val="00AD45FD"/>
    <w:rsid w:val="00AE1053"/>
    <w:rsid w:val="00AE1372"/>
    <w:rsid w:val="00AE37DB"/>
    <w:rsid w:val="00AE4628"/>
    <w:rsid w:val="00AE7546"/>
    <w:rsid w:val="00AF355C"/>
    <w:rsid w:val="00B06342"/>
    <w:rsid w:val="00B1016B"/>
    <w:rsid w:val="00B10173"/>
    <w:rsid w:val="00B11E98"/>
    <w:rsid w:val="00B12245"/>
    <w:rsid w:val="00B13A8E"/>
    <w:rsid w:val="00B15676"/>
    <w:rsid w:val="00B246C8"/>
    <w:rsid w:val="00B26198"/>
    <w:rsid w:val="00B30D29"/>
    <w:rsid w:val="00B30DF5"/>
    <w:rsid w:val="00B3145B"/>
    <w:rsid w:val="00B36852"/>
    <w:rsid w:val="00B36EDA"/>
    <w:rsid w:val="00B44216"/>
    <w:rsid w:val="00B46F3D"/>
    <w:rsid w:val="00B51762"/>
    <w:rsid w:val="00B52B3C"/>
    <w:rsid w:val="00B610E8"/>
    <w:rsid w:val="00B657BD"/>
    <w:rsid w:val="00B66168"/>
    <w:rsid w:val="00B662AB"/>
    <w:rsid w:val="00B71365"/>
    <w:rsid w:val="00B719E2"/>
    <w:rsid w:val="00B71EBE"/>
    <w:rsid w:val="00B73B97"/>
    <w:rsid w:val="00B749A2"/>
    <w:rsid w:val="00B767AB"/>
    <w:rsid w:val="00B77031"/>
    <w:rsid w:val="00B812AB"/>
    <w:rsid w:val="00B833BB"/>
    <w:rsid w:val="00B844E1"/>
    <w:rsid w:val="00B84AF5"/>
    <w:rsid w:val="00B860CB"/>
    <w:rsid w:val="00B8706C"/>
    <w:rsid w:val="00B915CF"/>
    <w:rsid w:val="00B91A7A"/>
    <w:rsid w:val="00B92061"/>
    <w:rsid w:val="00B92858"/>
    <w:rsid w:val="00BA294E"/>
    <w:rsid w:val="00BA60F7"/>
    <w:rsid w:val="00BB1BBE"/>
    <w:rsid w:val="00BB6EDF"/>
    <w:rsid w:val="00BB7DFC"/>
    <w:rsid w:val="00BC3724"/>
    <w:rsid w:val="00BC68DE"/>
    <w:rsid w:val="00BC6F71"/>
    <w:rsid w:val="00BD5121"/>
    <w:rsid w:val="00BE47C4"/>
    <w:rsid w:val="00BE58F2"/>
    <w:rsid w:val="00BF07A0"/>
    <w:rsid w:val="00BF106D"/>
    <w:rsid w:val="00BF2C1C"/>
    <w:rsid w:val="00BF30B8"/>
    <w:rsid w:val="00BF7AAA"/>
    <w:rsid w:val="00C01E93"/>
    <w:rsid w:val="00C03B1D"/>
    <w:rsid w:val="00C069E4"/>
    <w:rsid w:val="00C0713A"/>
    <w:rsid w:val="00C13F9B"/>
    <w:rsid w:val="00C14F65"/>
    <w:rsid w:val="00C21BA7"/>
    <w:rsid w:val="00C31D44"/>
    <w:rsid w:val="00C33B4D"/>
    <w:rsid w:val="00C36C0D"/>
    <w:rsid w:val="00C370D1"/>
    <w:rsid w:val="00C4137D"/>
    <w:rsid w:val="00C43765"/>
    <w:rsid w:val="00C442CD"/>
    <w:rsid w:val="00C46D98"/>
    <w:rsid w:val="00C50F92"/>
    <w:rsid w:val="00C53768"/>
    <w:rsid w:val="00C54EFB"/>
    <w:rsid w:val="00C63721"/>
    <w:rsid w:val="00C64A47"/>
    <w:rsid w:val="00C67B14"/>
    <w:rsid w:val="00C67FB1"/>
    <w:rsid w:val="00C76E78"/>
    <w:rsid w:val="00C7736C"/>
    <w:rsid w:val="00C83616"/>
    <w:rsid w:val="00C863A7"/>
    <w:rsid w:val="00C86FBF"/>
    <w:rsid w:val="00C874BD"/>
    <w:rsid w:val="00C9640D"/>
    <w:rsid w:val="00C970FA"/>
    <w:rsid w:val="00CA26E7"/>
    <w:rsid w:val="00CB15B9"/>
    <w:rsid w:val="00CB5A68"/>
    <w:rsid w:val="00CC0251"/>
    <w:rsid w:val="00CC0FA3"/>
    <w:rsid w:val="00CC7C71"/>
    <w:rsid w:val="00CD13A0"/>
    <w:rsid w:val="00CD4661"/>
    <w:rsid w:val="00CD4A2F"/>
    <w:rsid w:val="00CD4C7C"/>
    <w:rsid w:val="00CD61E4"/>
    <w:rsid w:val="00CD6977"/>
    <w:rsid w:val="00CE17DE"/>
    <w:rsid w:val="00CE27B7"/>
    <w:rsid w:val="00CE335B"/>
    <w:rsid w:val="00CE7392"/>
    <w:rsid w:val="00CF09DE"/>
    <w:rsid w:val="00CF1CE4"/>
    <w:rsid w:val="00CF2BCE"/>
    <w:rsid w:val="00CF594C"/>
    <w:rsid w:val="00CF6FF6"/>
    <w:rsid w:val="00D01C80"/>
    <w:rsid w:val="00D02CC8"/>
    <w:rsid w:val="00D05E10"/>
    <w:rsid w:val="00D07796"/>
    <w:rsid w:val="00D174A7"/>
    <w:rsid w:val="00D24399"/>
    <w:rsid w:val="00D26D46"/>
    <w:rsid w:val="00D308E3"/>
    <w:rsid w:val="00D30DF8"/>
    <w:rsid w:val="00D321DF"/>
    <w:rsid w:val="00D3252E"/>
    <w:rsid w:val="00D405BB"/>
    <w:rsid w:val="00D42813"/>
    <w:rsid w:val="00D44D0B"/>
    <w:rsid w:val="00D45FF2"/>
    <w:rsid w:val="00D50C79"/>
    <w:rsid w:val="00D50F51"/>
    <w:rsid w:val="00D5195E"/>
    <w:rsid w:val="00D55DB9"/>
    <w:rsid w:val="00D5774B"/>
    <w:rsid w:val="00D63205"/>
    <w:rsid w:val="00D64504"/>
    <w:rsid w:val="00D65A53"/>
    <w:rsid w:val="00D65E98"/>
    <w:rsid w:val="00D67A04"/>
    <w:rsid w:val="00D70D26"/>
    <w:rsid w:val="00D71C15"/>
    <w:rsid w:val="00D73626"/>
    <w:rsid w:val="00D73ACD"/>
    <w:rsid w:val="00D754E4"/>
    <w:rsid w:val="00D80D81"/>
    <w:rsid w:val="00D82E41"/>
    <w:rsid w:val="00D83D98"/>
    <w:rsid w:val="00D84C8E"/>
    <w:rsid w:val="00D87710"/>
    <w:rsid w:val="00D92045"/>
    <w:rsid w:val="00D96D71"/>
    <w:rsid w:val="00DA1531"/>
    <w:rsid w:val="00DA19D1"/>
    <w:rsid w:val="00DA2E7C"/>
    <w:rsid w:val="00DA6B4D"/>
    <w:rsid w:val="00DB0D45"/>
    <w:rsid w:val="00DB0E19"/>
    <w:rsid w:val="00DB0FB7"/>
    <w:rsid w:val="00DB2B4B"/>
    <w:rsid w:val="00DB3500"/>
    <w:rsid w:val="00DB5F60"/>
    <w:rsid w:val="00DD18CC"/>
    <w:rsid w:val="00DD1CBD"/>
    <w:rsid w:val="00DD3793"/>
    <w:rsid w:val="00DD5FE7"/>
    <w:rsid w:val="00DE0CC8"/>
    <w:rsid w:val="00DE1935"/>
    <w:rsid w:val="00DE692B"/>
    <w:rsid w:val="00DE6FD4"/>
    <w:rsid w:val="00DF0EBF"/>
    <w:rsid w:val="00DF2791"/>
    <w:rsid w:val="00DF51A3"/>
    <w:rsid w:val="00DF63B0"/>
    <w:rsid w:val="00DF687A"/>
    <w:rsid w:val="00DF6AAC"/>
    <w:rsid w:val="00DF759B"/>
    <w:rsid w:val="00E0093B"/>
    <w:rsid w:val="00E03DF7"/>
    <w:rsid w:val="00E05B15"/>
    <w:rsid w:val="00E05D79"/>
    <w:rsid w:val="00E05FA1"/>
    <w:rsid w:val="00E073CC"/>
    <w:rsid w:val="00E131FD"/>
    <w:rsid w:val="00E13765"/>
    <w:rsid w:val="00E14A31"/>
    <w:rsid w:val="00E14BFF"/>
    <w:rsid w:val="00E16767"/>
    <w:rsid w:val="00E32D3D"/>
    <w:rsid w:val="00E32EA9"/>
    <w:rsid w:val="00E33A0D"/>
    <w:rsid w:val="00E43184"/>
    <w:rsid w:val="00E45A33"/>
    <w:rsid w:val="00E45A40"/>
    <w:rsid w:val="00E52592"/>
    <w:rsid w:val="00E542C6"/>
    <w:rsid w:val="00E5478A"/>
    <w:rsid w:val="00E55882"/>
    <w:rsid w:val="00E55E9A"/>
    <w:rsid w:val="00E57AC1"/>
    <w:rsid w:val="00E57E1D"/>
    <w:rsid w:val="00E61432"/>
    <w:rsid w:val="00E62E99"/>
    <w:rsid w:val="00E645EA"/>
    <w:rsid w:val="00E65E9F"/>
    <w:rsid w:val="00E65EE8"/>
    <w:rsid w:val="00E728D0"/>
    <w:rsid w:val="00E7355C"/>
    <w:rsid w:val="00E7368C"/>
    <w:rsid w:val="00E73F50"/>
    <w:rsid w:val="00E7647B"/>
    <w:rsid w:val="00E8045B"/>
    <w:rsid w:val="00E82F2D"/>
    <w:rsid w:val="00EA1DA4"/>
    <w:rsid w:val="00EA7A7F"/>
    <w:rsid w:val="00EB10EF"/>
    <w:rsid w:val="00EB3590"/>
    <w:rsid w:val="00EB3792"/>
    <w:rsid w:val="00EC4A75"/>
    <w:rsid w:val="00EC5B55"/>
    <w:rsid w:val="00EC75FB"/>
    <w:rsid w:val="00ED311D"/>
    <w:rsid w:val="00ED4860"/>
    <w:rsid w:val="00ED56FB"/>
    <w:rsid w:val="00EE13C8"/>
    <w:rsid w:val="00EE1C73"/>
    <w:rsid w:val="00EE414D"/>
    <w:rsid w:val="00EE4290"/>
    <w:rsid w:val="00EE4C54"/>
    <w:rsid w:val="00EE5FAE"/>
    <w:rsid w:val="00EE6E4E"/>
    <w:rsid w:val="00EF1ED8"/>
    <w:rsid w:val="00EF4816"/>
    <w:rsid w:val="00EF5A3A"/>
    <w:rsid w:val="00EF7F37"/>
    <w:rsid w:val="00F00DC5"/>
    <w:rsid w:val="00F02104"/>
    <w:rsid w:val="00F04F85"/>
    <w:rsid w:val="00F10D95"/>
    <w:rsid w:val="00F11C33"/>
    <w:rsid w:val="00F13D51"/>
    <w:rsid w:val="00F20B0A"/>
    <w:rsid w:val="00F20EC2"/>
    <w:rsid w:val="00F2108B"/>
    <w:rsid w:val="00F224DF"/>
    <w:rsid w:val="00F2353B"/>
    <w:rsid w:val="00F30A82"/>
    <w:rsid w:val="00F30CD3"/>
    <w:rsid w:val="00F4516C"/>
    <w:rsid w:val="00F46CA8"/>
    <w:rsid w:val="00F46FD4"/>
    <w:rsid w:val="00F47298"/>
    <w:rsid w:val="00F50EFA"/>
    <w:rsid w:val="00F60DA8"/>
    <w:rsid w:val="00F61896"/>
    <w:rsid w:val="00F647F4"/>
    <w:rsid w:val="00F64B65"/>
    <w:rsid w:val="00F65C78"/>
    <w:rsid w:val="00F70604"/>
    <w:rsid w:val="00F75AD0"/>
    <w:rsid w:val="00F76BBF"/>
    <w:rsid w:val="00F8122B"/>
    <w:rsid w:val="00F812C9"/>
    <w:rsid w:val="00F8246D"/>
    <w:rsid w:val="00F84774"/>
    <w:rsid w:val="00F9087D"/>
    <w:rsid w:val="00F908B3"/>
    <w:rsid w:val="00F90C11"/>
    <w:rsid w:val="00F93D38"/>
    <w:rsid w:val="00F96623"/>
    <w:rsid w:val="00FA1D37"/>
    <w:rsid w:val="00FA298E"/>
    <w:rsid w:val="00FA3C94"/>
    <w:rsid w:val="00FA6800"/>
    <w:rsid w:val="00FB35A2"/>
    <w:rsid w:val="00FB3B30"/>
    <w:rsid w:val="00FB4464"/>
    <w:rsid w:val="00FC037F"/>
    <w:rsid w:val="00FC1EB4"/>
    <w:rsid w:val="00FC35ED"/>
    <w:rsid w:val="00FC66FA"/>
    <w:rsid w:val="00FD2274"/>
    <w:rsid w:val="00FE2D9E"/>
    <w:rsid w:val="00FE44E1"/>
    <w:rsid w:val="00FE51BD"/>
    <w:rsid w:val="00FE6DEF"/>
    <w:rsid w:val="00FE7539"/>
    <w:rsid w:val="00FF31AE"/>
    <w:rsid w:val="00FF514E"/>
    <w:rsid w:val="00FF54CB"/>
    <w:rsid w:val="00FF654A"/>
    <w:rsid w:val="00FF7EB2"/>
    <w:rsid w:val="0AC906D6"/>
    <w:rsid w:val="466576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4AC368B"/>
  <w15:docId w15:val="{0DA3870D-2135-4D57-A69F-0819C8D12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AU"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12" w:lineRule="auto"/>
    </w:pPr>
    <w:rPr>
      <w:rFonts w:ascii="Verdana" w:eastAsiaTheme="minorEastAsia" w:hAnsi="Verdana" w:cstheme="minorBidi"/>
      <w:color w:val="404040" w:themeColor="text1" w:themeTint="BF"/>
      <w:sz w:val="18"/>
      <w:szCs w:val="22"/>
      <w:lang w:val="en-US" w:eastAsia="en-US"/>
    </w:rPr>
  </w:style>
  <w:style w:type="paragraph" w:styleId="Heading1">
    <w:name w:val="heading 1"/>
    <w:basedOn w:val="Normal"/>
    <w:next w:val="Normal"/>
    <w:link w:val="Heading1Char"/>
    <w:uiPriority w:val="9"/>
    <w:qFormat/>
    <w:pPr>
      <w:keepNext/>
      <w:keepLines/>
      <w:spacing w:after="240"/>
      <w:outlineLvl w:val="0"/>
    </w:pPr>
    <w:rPr>
      <w:rFonts w:ascii="Trebuchet MS" w:eastAsiaTheme="majorEastAsia" w:hAnsi="Trebuchet MS" w:cstheme="majorBidi"/>
      <w:bCs/>
      <w:color w:val="404040" w:themeColor="text1" w:themeTint="BF"/>
      <w:sz w:val="44"/>
      <w:szCs w:val="28"/>
    </w:rPr>
  </w:style>
  <w:style w:type="paragraph" w:styleId="Heading2">
    <w:name w:val="heading 2"/>
    <w:basedOn w:val="Normal"/>
    <w:next w:val="Normal"/>
    <w:link w:val="Heading2Char"/>
    <w:uiPriority w:val="9"/>
    <w:unhideWhenUsed/>
    <w:qFormat/>
    <w:pPr>
      <w:keepNext/>
      <w:keepLines/>
      <w:pBdr>
        <w:bottom w:val="single" w:sz="4" w:space="1" w:color="36AEC7"/>
      </w:pBdr>
      <w:spacing w:before="520" w:after="360"/>
      <w:outlineLvl w:val="1"/>
    </w:pPr>
    <w:rPr>
      <w:rFonts w:ascii="Trebuchet MS" w:eastAsiaTheme="majorEastAsia" w:hAnsi="Trebuchet MS" w:cstheme="majorBidi"/>
      <w:b/>
      <w:bCs/>
      <w:caps/>
      <w:color w:val="32A2B8"/>
      <w:spacing w:val="40"/>
      <w:sz w:val="24"/>
      <w:szCs w:val="26"/>
      <w14:textFill>
        <w14:solidFill>
          <w14:srgbClr w14:val="32A2B8">
            <w14:lumMod w14:val="75000"/>
            <w14:lumOff w14:val="25000"/>
          </w14:srgbClr>
        </w14:solidFill>
      </w14:textFill>
    </w:rPr>
  </w:style>
  <w:style w:type="paragraph" w:styleId="Heading3">
    <w:name w:val="heading 3"/>
    <w:basedOn w:val="Normal"/>
    <w:next w:val="Normal"/>
    <w:link w:val="Heading3Char"/>
    <w:uiPriority w:val="9"/>
    <w:unhideWhenUsed/>
    <w:qFormat/>
    <w:pPr>
      <w:keepNext/>
      <w:keepLines/>
      <w:spacing w:before="400" w:after="120"/>
      <w:outlineLvl w:val="2"/>
    </w:pPr>
    <w:rPr>
      <w:rFonts w:ascii="Trebuchet MS" w:eastAsiaTheme="majorEastAsia" w:hAnsi="Trebuchet MS" w:cstheme="majorBidi"/>
      <w:b/>
      <w:bCs/>
      <w:color w:val="D67500"/>
      <w:spacing w:val="20"/>
      <w:sz w:val="24"/>
      <w14:textFill>
        <w14:solidFill>
          <w14:srgbClr w14:val="D67500">
            <w14:lumMod w14:val="75000"/>
            <w14:lumOff w14:val="25000"/>
          </w14:srgbClr>
        </w14:solidFill>
      </w14:textFill>
    </w:rPr>
  </w:style>
  <w:style w:type="paragraph" w:styleId="Heading4">
    <w:name w:val="heading 4"/>
    <w:basedOn w:val="Normal"/>
    <w:next w:val="Normal"/>
    <w:link w:val="Heading4Char"/>
    <w:uiPriority w:val="9"/>
    <w:unhideWhenUsed/>
    <w:qFormat/>
    <w:pPr>
      <w:keepNext/>
      <w:keepLines/>
      <w:spacing w:before="400" w:after="120"/>
      <w:outlineLvl w:val="3"/>
    </w:pPr>
    <w:rPr>
      <w:rFonts w:ascii="Trebuchet MS" w:eastAsiaTheme="majorEastAsia" w:hAnsi="Trebuchet MS" w:cstheme="majorBidi"/>
      <w:b/>
      <w:bCs/>
      <w:i/>
      <w:iCs/>
      <w:color w:val="595959" w:themeColor="text1" w:themeTint="A6"/>
      <w:sz w:val="22"/>
    </w:rPr>
  </w:style>
  <w:style w:type="paragraph" w:styleId="Heading5">
    <w:name w:val="heading 5"/>
    <w:basedOn w:val="Normal"/>
    <w:next w:val="Normal"/>
    <w:link w:val="Heading5Char"/>
    <w:uiPriority w:val="9"/>
    <w:unhideWhenUsed/>
    <w:qFormat/>
    <w:pPr>
      <w:keepNext/>
      <w:keepLines/>
      <w:spacing w:before="200" w:after="0"/>
      <w:outlineLvl w:val="4"/>
    </w:pPr>
    <w:rPr>
      <w:rFonts w:asciiTheme="majorHAnsi" w:eastAsiaTheme="majorEastAsia" w:hAnsiTheme="majorHAnsi" w:cstheme="majorBidi"/>
      <w:color w:val="244061" w:themeColor="accent1" w:themeShade="80"/>
      <w14:textFill>
        <w14:solidFill>
          <w14:schemeClr w14:val="accent1">
            <w14:lumMod w14:val="50000"/>
            <w14:lumMod w14:val="75000"/>
            <w14:lumOff w14:val="25000"/>
          </w14:schemeClr>
        </w14:solidFill>
      </w14:textFill>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14:textFill>
        <w14:solidFill>
          <w14:schemeClr w14:val="accent1">
            <w14:lumMod w14:val="50000"/>
            <w14:lumMod w14:val="75000"/>
            <w14:lumOff w14:val="25000"/>
          </w14:schemeClr>
        </w14:solidFill>
      </w14:textFill>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pPr>
      <w:spacing w:line="240" w:lineRule="auto"/>
    </w:pPr>
    <w:rPr>
      <w:b/>
      <w:bCs/>
      <w:color w:val="4F81BD" w:themeColor="accent1"/>
      <w:szCs w:val="18"/>
    </w:rPr>
  </w:style>
  <w:style w:type="paragraph" w:styleId="BodyText">
    <w:name w:val="Body Text"/>
    <w:basedOn w:val="Normal"/>
    <w:link w:val="BodyTextChar"/>
    <w:uiPriority w:val="99"/>
    <w:semiHidden/>
    <w:unhideWhenUsed/>
    <w:pPr>
      <w:spacing w:after="120"/>
    </w:pPr>
    <w:rPr>
      <w:color w:val="404040" w:themeColor="text1" w:themeTint="BF"/>
    </w:rPr>
  </w:style>
  <w:style w:type="paragraph" w:styleId="BalloonText">
    <w:name w:val="Balloon Text"/>
    <w:basedOn w:val="Normal"/>
    <w:link w:val="BalloonTextChar"/>
    <w:uiPriority w:val="99"/>
    <w:semiHidden/>
    <w:unhideWhenUsed/>
    <w:pPr>
      <w:spacing w:after="0" w:line="240" w:lineRule="auto"/>
    </w:pPr>
    <w:rPr>
      <w:rFonts w:ascii="Tahoma" w:hAnsi="Tahoma" w:cs="Tahoma"/>
      <w:color w:val="404040" w:themeColor="text1" w:themeTint="BF"/>
      <w:sz w:val="16"/>
      <w:szCs w:val="16"/>
    </w:rPr>
  </w:style>
  <w:style w:type="paragraph" w:styleId="Footer">
    <w:name w:val="footer"/>
    <w:basedOn w:val="Normal"/>
    <w:link w:val="FooterChar"/>
    <w:uiPriority w:val="99"/>
    <w:unhideWhenUsed/>
    <w:qFormat/>
    <w:pPr>
      <w:spacing w:after="0" w:line="240" w:lineRule="auto"/>
    </w:pPr>
    <w:rPr>
      <w:color w:val="404040" w:themeColor="text1" w:themeTint="BF"/>
      <w:sz w:val="14"/>
    </w:rPr>
  </w:style>
  <w:style w:type="paragraph" w:styleId="Header">
    <w:name w:val="header"/>
    <w:basedOn w:val="Normal"/>
    <w:link w:val="HeaderChar"/>
    <w:uiPriority w:val="99"/>
    <w:unhideWhenUsed/>
    <w:qFormat/>
    <w:pPr>
      <w:spacing w:after="0" w:line="240" w:lineRule="auto"/>
    </w:pPr>
    <w:rPr>
      <w:color w:val="404040" w:themeColor="text1" w:themeTint="BF"/>
      <w:sz w:val="14"/>
    </w:rPr>
  </w:style>
  <w:style w:type="paragraph" w:styleId="TOC1">
    <w:name w:val="toc 1"/>
    <w:basedOn w:val="Normal"/>
    <w:next w:val="Normal"/>
    <w:semiHidden/>
    <w:pPr>
      <w:overflowPunct w:val="0"/>
      <w:autoSpaceDE w:val="0"/>
      <w:autoSpaceDN w:val="0"/>
      <w:adjustRightInd w:val="0"/>
      <w:spacing w:before="120" w:after="0" w:line="240" w:lineRule="auto"/>
      <w:textAlignment w:val="baseline"/>
    </w:pPr>
    <w:rPr>
      <w:rFonts w:ascii="Times New Roman" w:hAnsi="Times New Roman" w:cs="Times New Roman"/>
      <w:color w:val="auto"/>
      <w:sz w:val="24"/>
      <w:szCs w:val="20"/>
      <w14:textFill>
        <w14:solidFill>
          <w14:srgbClr w14:val="000000">
            <w14:lumMod w14:val="75000"/>
            <w14:lumOff w14:val="25000"/>
          </w14:srgbClr>
        </w14:solidFill>
      </w14:textFill>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uiPriority w:val="39"/>
    <w:unhideWhenUsed/>
    <w:qFormat/>
    <w:pPr>
      <w:ind w:leftChars="200" w:left="420"/>
    </w:pPr>
    <w:rPr>
      <w:color w:val="404040" w:themeColor="text1" w:themeTint="BF"/>
    </w:rPr>
  </w:style>
  <w:style w:type="paragraph" w:styleId="NormalWeb">
    <w:name w:val="Normal (Web)"/>
    <w:basedOn w:val="Normal"/>
    <w:uiPriority w:val="99"/>
    <w:unhideWhenUsed/>
    <w:pPr>
      <w:spacing w:before="100" w:beforeAutospacing="1" w:after="100" w:afterAutospacing="1" w:line="240" w:lineRule="auto"/>
    </w:pPr>
    <w:rPr>
      <w:rFonts w:ascii="SimSun" w:eastAsia="SimSun" w:hAnsi="SimSun" w:cs="SimSun"/>
      <w:color w:val="auto"/>
      <w:sz w:val="24"/>
      <w:szCs w:val="24"/>
      <w:lang w:eastAsia="zh-CN"/>
      <w14:textFill>
        <w14:solidFill>
          <w14:srgbClr w14:val="000000">
            <w14:lumMod w14:val="75000"/>
            <w14:lumOff w14:val="25000"/>
          </w14:srgbClr>
        </w14:solidFill>
      </w14:textFill>
    </w:rPr>
  </w:style>
  <w:style w:type="paragraph" w:styleId="Title">
    <w:name w:val="Title"/>
    <w:basedOn w:val="Normal"/>
    <w:next w:val="Normal"/>
    <w:link w:val="TitleChar"/>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14:textFill>
        <w14:solidFill>
          <w14:schemeClr w14:val="tx2">
            <w14:lumMod w14:val="75000"/>
            <w14:lumMod w14:val="75000"/>
            <w14:lumOff w14:val="25000"/>
          </w14:schemeClr>
        </w14:solidFill>
      </w14:textFill>
    </w:rPr>
  </w:style>
  <w:style w:type="table" w:styleId="TableGrid">
    <w:name w:val="Table Grid"/>
    <w:basedOn w:val="TableNormal"/>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themeColor="hyperlink"/>
      <w:u w:val="single"/>
    </w:rPr>
  </w:style>
  <w:style w:type="table" w:customStyle="1" w:styleId="MainBodyTable">
    <w:name w:val="Main Body Table"/>
    <w:basedOn w:val="TableNormal"/>
    <w:uiPriority w:val="99"/>
    <w:pPr>
      <w:spacing w:before="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character" w:customStyle="1" w:styleId="Heading1Char">
    <w:name w:val="Heading 1 Char"/>
    <w:basedOn w:val="DefaultParagraphFont"/>
    <w:link w:val="Heading1"/>
    <w:uiPriority w:val="9"/>
    <w:rPr>
      <w:rFonts w:ascii="Trebuchet MS" w:eastAsiaTheme="majorEastAsia" w:hAnsi="Trebuchet MS" w:cstheme="majorBidi"/>
      <w:bCs/>
      <w:sz w:val="44"/>
      <w:szCs w:val="28"/>
    </w:rPr>
  </w:style>
  <w:style w:type="paragraph" w:styleId="Quote">
    <w:name w:val="Quote"/>
    <w:basedOn w:val="Normal"/>
    <w:next w:val="Normal"/>
    <w:link w:val="QuoteChar"/>
    <w:uiPriority w:val="29"/>
    <w:qFormat/>
    <w:rPr>
      <w:i/>
      <w:iCs/>
    </w:rPr>
  </w:style>
  <w:style w:type="character" w:customStyle="1" w:styleId="QuoteChar">
    <w:name w:val="Quote Char"/>
    <w:basedOn w:val="DefaultParagraphFont"/>
    <w:link w:val="Quote"/>
    <w:uiPriority w:val="29"/>
    <w:rPr>
      <w:i/>
      <w:iCs/>
      <w:color w:val="000000" w:themeColor="text1"/>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Spacing">
    <w:name w:val="No Spacing"/>
    <w:link w:val="NoSpacingChar"/>
    <w:uiPriority w:val="1"/>
    <w:qFormat/>
    <w:rPr>
      <w:rFonts w:ascii="Verdana" w:eastAsiaTheme="minorEastAsia" w:hAnsi="Verdana" w:cstheme="minorBidi"/>
      <w:color w:val="404040" w:themeColor="text1" w:themeTint="BF"/>
      <w:sz w:val="18"/>
      <w:szCs w:val="22"/>
      <w:lang w:val="en-US" w:eastAsia="en-US"/>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Pr>
      <w:rFonts w:ascii="Trebuchet MS" w:eastAsiaTheme="majorEastAsia" w:hAnsi="Trebuchet MS" w:cstheme="majorBidi"/>
      <w:b/>
      <w:bCs/>
      <w:caps/>
      <w:color w:val="32A2B8"/>
      <w:spacing w:val="40"/>
      <w:sz w:val="24"/>
      <w:szCs w:val="26"/>
    </w:rPr>
  </w:style>
  <w:style w:type="character" w:customStyle="1" w:styleId="Heading3Char">
    <w:name w:val="Heading 3 Char"/>
    <w:basedOn w:val="DefaultParagraphFont"/>
    <w:link w:val="Heading3"/>
    <w:uiPriority w:val="9"/>
    <w:rPr>
      <w:rFonts w:ascii="Trebuchet MS" w:eastAsiaTheme="majorEastAsia" w:hAnsi="Trebuchet MS" w:cstheme="majorBidi"/>
      <w:b/>
      <w:bCs/>
      <w:color w:val="D67500"/>
      <w:spacing w:val="20"/>
      <w:sz w:val="24"/>
    </w:rPr>
  </w:style>
  <w:style w:type="character" w:customStyle="1" w:styleId="Heading4Char">
    <w:name w:val="Heading 4 Char"/>
    <w:basedOn w:val="DefaultParagraphFont"/>
    <w:link w:val="Heading4"/>
    <w:uiPriority w:val="9"/>
    <w:rPr>
      <w:rFonts w:ascii="Trebuchet MS" w:eastAsiaTheme="majorEastAsia" w:hAnsi="Trebuchet MS" w:cstheme="majorBidi"/>
      <w:b/>
      <w:bCs/>
      <w:i/>
      <w:iCs/>
      <w:color w:val="595959" w:themeColor="text1" w:themeTint="A6"/>
      <w:sz w:val="22"/>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pPr>
      <w:ind w:left="720"/>
      <w:contextualSpacing/>
    </w:pPr>
    <w:rPr>
      <w:color w:val="404040" w:themeColor="text1" w:themeTint="BF"/>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customStyle="1" w:styleId="SubtleEmphasis1">
    <w:name w:val="Subtle Emphasis1"/>
    <w:basedOn w:val="DefaultParagraphFont"/>
    <w:uiPriority w:val="19"/>
    <w:qFormat/>
    <w:rPr>
      <w:i/>
      <w:iCs/>
      <w:color w:val="7F7F7F" w:themeColor="text1" w:themeTint="80"/>
    </w:rPr>
  </w:style>
  <w:style w:type="character" w:customStyle="1" w:styleId="IntenseEmphasis1">
    <w:name w:val="Intense Emphasis1"/>
    <w:basedOn w:val="DefaultParagraphFont"/>
    <w:uiPriority w:val="21"/>
    <w:qFormat/>
    <w:rPr>
      <w:b/>
      <w:bCs/>
      <w:i/>
      <w:iCs/>
      <w:color w:val="4F81BD" w:themeColor="accent1"/>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character" w:customStyle="1" w:styleId="BookTitle1">
    <w:name w:val="Book Title1"/>
    <w:basedOn w:val="DefaultParagraphFont"/>
    <w:uiPriority w:val="33"/>
    <w:qFormat/>
    <w:rPr>
      <w:b/>
      <w:bCs/>
      <w:smallCaps/>
      <w:spacing w:val="5"/>
    </w:rPr>
  </w:style>
  <w:style w:type="paragraph" w:customStyle="1" w:styleId="TOCHeading1">
    <w:name w:val="TOC Heading1"/>
    <w:basedOn w:val="Heading1"/>
    <w:next w:val="Normal"/>
    <w:uiPriority w:val="39"/>
    <w:semiHidden/>
    <w:unhideWhenUsed/>
    <w:qFormat/>
    <w:pPr>
      <w:outlineLvl w:val="9"/>
    </w:pPr>
    <w:rPr>
      <w:color w:val="404040" w:themeColor="text1" w:themeTint="BF"/>
    </w:rPr>
  </w:style>
  <w:style w:type="character" w:customStyle="1" w:styleId="NoSpacingChar">
    <w:name w:val="No Spacing Char"/>
    <w:basedOn w:val="DefaultParagraphFont"/>
    <w:link w:val="NoSpacing"/>
    <w:uiPriority w:val="1"/>
  </w:style>
  <w:style w:type="character" w:customStyle="1" w:styleId="HeaderChar">
    <w:name w:val="Header Char"/>
    <w:basedOn w:val="DefaultParagraphFont"/>
    <w:link w:val="Header"/>
    <w:uiPriority w:val="99"/>
    <w:rPr>
      <w:sz w:val="14"/>
    </w:rPr>
  </w:style>
  <w:style w:type="character" w:customStyle="1" w:styleId="FooterChar">
    <w:name w:val="Footer Char"/>
    <w:basedOn w:val="DefaultParagraphFont"/>
    <w:link w:val="Footer"/>
    <w:uiPriority w:val="99"/>
    <w:rPr>
      <w:sz w:val="14"/>
    </w:rPr>
  </w:style>
  <w:style w:type="character" w:customStyle="1" w:styleId="BodyTextChar">
    <w:name w:val="Body Text Char"/>
    <w:basedOn w:val="DefaultParagraphFont"/>
    <w:link w:val="BodyText"/>
    <w:uiPriority w:val="99"/>
    <w:semiHidden/>
    <w:qFormat/>
    <w:rPr>
      <w:rFonts w:eastAsiaTheme="minorEastAsia"/>
      <w:lang w:val="en-GB" w:bidi="ur-PK"/>
    </w:rPr>
  </w:style>
  <w:style w:type="paragraph" w:customStyle="1" w:styleId="BulletListing">
    <w:name w:val="Bullet Listing"/>
    <w:basedOn w:val="ListParagraph"/>
    <w:link w:val="BulletListingChar"/>
    <w:qFormat/>
    <w:pPr>
      <w:numPr>
        <w:numId w:val="1"/>
      </w:numPr>
      <w:ind w:left="360"/>
      <w:contextualSpacing w:val="0"/>
    </w:pPr>
    <w:rPr>
      <w:color w:val="404040" w:themeColor="text1" w:themeTint="BF"/>
    </w:rPr>
  </w:style>
  <w:style w:type="paragraph" w:customStyle="1" w:styleId="NumberListing">
    <w:name w:val="Number Listing"/>
    <w:basedOn w:val="ListParagraph"/>
    <w:link w:val="NumberListingChar"/>
    <w:qFormat/>
    <w:pPr>
      <w:numPr>
        <w:numId w:val="2"/>
      </w:numPr>
      <w:ind w:left="432" w:hanging="432"/>
      <w:contextualSpacing w:val="0"/>
    </w:pPr>
    <w:rPr>
      <w:color w:val="404040" w:themeColor="text1" w:themeTint="BF"/>
    </w:rPr>
  </w:style>
  <w:style w:type="character" w:customStyle="1" w:styleId="ListParagraphChar">
    <w:name w:val="List Paragraph Char"/>
    <w:basedOn w:val="DefaultParagraphFont"/>
    <w:link w:val="ListParagraph"/>
    <w:uiPriority w:val="34"/>
  </w:style>
  <w:style w:type="character" w:customStyle="1" w:styleId="BulletListingChar">
    <w:name w:val="Bullet Listing Char"/>
    <w:basedOn w:val="ListParagraphChar"/>
    <w:link w:val="BulletListing"/>
  </w:style>
  <w:style w:type="character" w:customStyle="1" w:styleId="NumberListingChar">
    <w:name w:val="Number Listing Char"/>
    <w:basedOn w:val="ListParagraphChar"/>
    <w:link w:val="NumberListing"/>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Revision">
    <w:name w:val="Revision"/>
    <w:hidden/>
    <w:uiPriority w:val="99"/>
    <w:semiHidden/>
    <w:rsid w:val="006237AE"/>
    <w:rPr>
      <w:rFonts w:ascii="Verdana" w:eastAsiaTheme="minorEastAsia" w:hAnsi="Verdana" w:cstheme="minorBidi"/>
      <w:color w:val="404040" w:themeColor="text1" w:themeTint="BF"/>
      <w:sz w:val="18"/>
      <w:szCs w:val="22"/>
      <w:lang w:val="en-US" w:eastAsia="en-US"/>
    </w:rPr>
  </w:style>
  <w:style w:type="character" w:styleId="CommentReference">
    <w:name w:val="annotation reference"/>
    <w:basedOn w:val="DefaultParagraphFont"/>
    <w:uiPriority w:val="99"/>
    <w:semiHidden/>
    <w:unhideWhenUsed/>
    <w:rsid w:val="00680EE6"/>
    <w:rPr>
      <w:sz w:val="16"/>
      <w:szCs w:val="16"/>
    </w:rPr>
  </w:style>
  <w:style w:type="paragraph" w:styleId="CommentText">
    <w:name w:val="annotation text"/>
    <w:basedOn w:val="Normal"/>
    <w:link w:val="CommentTextChar"/>
    <w:uiPriority w:val="99"/>
    <w:semiHidden/>
    <w:unhideWhenUsed/>
    <w:rsid w:val="00680EE6"/>
    <w:pPr>
      <w:spacing w:line="240" w:lineRule="auto"/>
    </w:pPr>
    <w:rPr>
      <w:color w:val="404040" w:themeColor="text1" w:themeTint="BF"/>
      <w:sz w:val="20"/>
      <w:szCs w:val="20"/>
    </w:rPr>
  </w:style>
  <w:style w:type="character" w:customStyle="1" w:styleId="CommentTextChar">
    <w:name w:val="Comment Text Char"/>
    <w:basedOn w:val="DefaultParagraphFont"/>
    <w:link w:val="CommentText"/>
    <w:uiPriority w:val="99"/>
    <w:semiHidden/>
    <w:rsid w:val="00680EE6"/>
    <w:rPr>
      <w:rFonts w:ascii="Verdana" w:eastAsiaTheme="minorEastAsia" w:hAnsi="Verdana" w:cstheme="minorBidi"/>
      <w:color w:val="404040" w:themeColor="text1" w:themeTint="BF"/>
      <w:lang w:val="en-US" w:eastAsia="en-US"/>
    </w:rPr>
  </w:style>
  <w:style w:type="paragraph" w:styleId="CommentSubject">
    <w:name w:val="annotation subject"/>
    <w:basedOn w:val="CommentText"/>
    <w:next w:val="CommentText"/>
    <w:link w:val="CommentSubjectChar"/>
    <w:uiPriority w:val="99"/>
    <w:semiHidden/>
    <w:unhideWhenUsed/>
    <w:rsid w:val="00680EE6"/>
    <w:rPr>
      <w:b/>
      <w:bCs/>
      <w:color w:val="404040" w:themeColor="text1" w:themeTint="BF"/>
    </w:rPr>
  </w:style>
  <w:style w:type="character" w:customStyle="1" w:styleId="CommentSubjectChar">
    <w:name w:val="Comment Subject Char"/>
    <w:basedOn w:val="CommentTextChar"/>
    <w:link w:val="CommentSubject"/>
    <w:uiPriority w:val="99"/>
    <w:semiHidden/>
    <w:rsid w:val="00680EE6"/>
    <w:rPr>
      <w:rFonts w:ascii="Verdana" w:eastAsiaTheme="minorEastAsia" w:hAnsi="Verdana" w:cstheme="minorBidi"/>
      <w:b/>
      <w:bCs/>
      <w:color w:val="404040" w:themeColor="text1" w:themeTint="B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cpas@anu.edu.au" TargetMode="External"/><Relationship Id="rId18" Type="http://schemas.openxmlformats.org/officeDocument/2006/relationships/comments" Target="comments.xml"/><Relationship Id="rId26" Type="http://schemas.openxmlformats.org/officeDocument/2006/relationships/footer" Target="footer3.xml"/><Relationship Id="rId3" Type="http://schemas.openxmlformats.org/officeDocument/2006/relationships/customXml" Target="../customXml/item2.xml"/><Relationship Id="rId21" Type="http://schemas.microsoft.com/office/2018/08/relationships/commentsExtensible" Target="commentsExtensible.xml"/><Relationship Id="rId7" Type="http://schemas.openxmlformats.org/officeDocument/2006/relationships/webSettings" Target="webSettings.xml"/><Relationship Id="rId12" Type="http://schemas.openxmlformats.org/officeDocument/2006/relationships/hyperlink" Target="mailto:ehsan.nabavi@anu.edu.au" TargetMode="Externa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image" Target="media/image3.png"/><Relationship Id="rId20" Type="http://schemas.microsoft.com/office/2016/09/relationships/commentsIds" Target="commentsIds.xml"/><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10.jpe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20.jpeg"/><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image" Target="media/image1.jpeg"/><Relationship Id="rId19" Type="http://schemas.microsoft.com/office/2011/relationships/commentsExtended" Target="commentsExtended.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hyperlink" Target="https://e360.yale.edu/features/listening-to-nature-the-emerging-field-of-bioacoustic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AklāqusṢāliḥīn</b:Tag>
    <b:SourceType>Book</b:SourceType>
    <b:Guid>{BD3A242C-4004-487F-91C5-AD103494B49F}</b:Guid>
    <b:Author>
      <b:Author>
        <b:NameList>
          <b:Person>
            <b:Last>Koṫlawī</b:Last>
            <b:First>Abū</b:First>
            <b:Middle>Yusuf Muḥammad Sharīf Muḥaddiš</b:Middle>
          </b:Person>
        </b:NameList>
      </b:Author>
    </b:Author>
    <b:Title>Akhlāq-uṣ-Ṣāliḥīn</b:Title>
    <b:City>Karachi</b:City>
    <b:Publisher>Maktaba-tul-Madīnaĥ</b:Publisher>
    <b:CountryRegion>Pakistan</b:CountryRegion>
    <b:RefOrder>17</b:RefOrder>
  </b:Source>
</b:Sourc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Tk4NTEwNjE2Mjk2IiwKCSJHcm91cElkIiA6ICI1NTAyOTQxOTEiLAoJIkltYWdlIiA6ICJpVkJPUncwS0dnb0FBQUFOU1VoRVVnQUFBZU1BQUFFL0NBWUFBQUIxaTZ0c0FBQUFDWEJJV1hNQUFBc1RBQUFMRXdFQW1wd1lBQUFnQUVsRVFWUjRuT3pkZTF4VWRmNC84TmRuR0xBUXlSQUZ2RVhrNXJZbU1HZTJSZFEwOHRKcTRwcWxncW5obHIvTVRLdGRMK1cxaE5SQ0t5bnp0bjVKcmNoYTEwd3RTMDB6UlMxbUJwQVNsUkxqS2dpQ0lzSmMzcjgvZENaUVlBYWM0UXpEKy9sNDhIZ001OHo1Zk40ejhPSE5PWFBlbncvQU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"/>
    </extobj>
  </extobjs>
</s:customData>
</file>

<file path=customXml/itemProps1.xml><?xml version="1.0" encoding="utf-8"?>
<ds:datastoreItem xmlns:ds="http://schemas.openxmlformats.org/officeDocument/2006/customXml" ds:itemID="{BD4DC174-560E-4988-B6D7-99E05A32649E}">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8</Pages>
  <Words>2718</Words>
  <Characters>15495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18177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Kawish</dc:creator>
  <cp:lastModifiedBy>Natasha Pegler</cp:lastModifiedBy>
  <cp:revision>2</cp:revision>
  <cp:lastPrinted>2019-08-04T23:23:00Z</cp:lastPrinted>
  <dcterms:created xsi:type="dcterms:W3CDTF">2022-10-23T08:46:00Z</dcterms:created>
  <dcterms:modified xsi:type="dcterms:W3CDTF">2022-10-23T08:46:00Z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D025730A7365482E997F52028611A566</vt:lpwstr>
  </property>
</Properties>
</file>